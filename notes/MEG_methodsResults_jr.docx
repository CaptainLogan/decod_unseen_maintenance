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30647" w:rsidRDefault="00230647" w:rsidP="00230647">
      <w:pPr>
        <w:pStyle w:val="Heading1"/>
        <w:spacing w:before="0" w:after="200" w:line="480" w:lineRule="auto"/>
        <w:rPr>
          <w:ins w:id="0" w:author="Tiziana" w:date="2014-10-29T08:10:00Z"/>
          <w:rFonts w:ascii="Arial" w:hAnsi="Arial" w:cs="Arial"/>
          <w:color w:val="auto"/>
          <w:sz w:val="32"/>
          <w:szCs w:val="24"/>
        </w:rPr>
      </w:pPr>
      <w:bookmarkStart w:id="1" w:name="_Toc358212052"/>
      <w:bookmarkStart w:id="2" w:name="_Toc358212080"/>
      <w:bookmarkStart w:id="3" w:name="_Toc358234276"/>
      <w:r w:rsidRPr="00230647">
        <w:rPr>
          <w:rFonts w:ascii="Arial" w:hAnsi="Arial" w:cs="Arial"/>
          <w:color w:val="auto"/>
          <w:sz w:val="32"/>
          <w:szCs w:val="24"/>
        </w:rPr>
        <w:t>Methods</w:t>
      </w:r>
      <w:bookmarkEnd w:id="1"/>
      <w:bookmarkEnd w:id="2"/>
      <w:bookmarkEnd w:id="3"/>
    </w:p>
    <w:p w:rsidR="008C6701" w:rsidRPr="008C6701" w:rsidRDefault="008C6701" w:rsidP="008C6701">
      <w:pPr>
        <w:pStyle w:val="Heading2"/>
        <w:rPr>
          <w:rPrChange w:id="4" w:author="Tiziana" w:date="2014-10-29T08:10:00Z">
            <w:rPr>
              <w:rFonts w:ascii="Arial" w:hAnsi="Arial" w:cs="Arial"/>
              <w:sz w:val="32"/>
              <w:szCs w:val="24"/>
            </w:rPr>
          </w:rPrChange>
        </w:rPr>
        <w:pPrChange w:id="5" w:author="Tiziana" w:date="2014-10-29T08:10:00Z">
          <w:pPr>
            <w:pStyle w:val="Heading1"/>
            <w:spacing w:before="0" w:after="200" w:line="480" w:lineRule="auto"/>
          </w:pPr>
        </w:pPrChange>
      </w:pPr>
      <w:ins w:id="6" w:author="Tiziana" w:date="2014-10-29T08:10:00Z">
        <w:r w:rsidRPr="008C6701">
          <w:t>Subjects</w:t>
        </w:r>
      </w:ins>
    </w:p>
    <w:p w:rsidR="00230647" w:rsidRPr="00230647" w:rsidRDefault="00230647" w:rsidP="00230647">
      <w:pPr>
        <w:spacing w:line="480" w:lineRule="auto"/>
        <w:jc w:val="both"/>
        <w:rPr>
          <w:rFonts w:ascii="Arial" w:hAnsi="Arial" w:cs="Arial"/>
          <w:sz w:val="24"/>
          <w:szCs w:val="24"/>
        </w:rPr>
      </w:pPr>
      <w:r w:rsidRPr="00230647">
        <w:rPr>
          <w:rFonts w:ascii="Arial" w:hAnsi="Arial" w:cs="Arial"/>
          <w:sz w:val="24"/>
          <w:szCs w:val="24"/>
        </w:rPr>
        <w:tab/>
        <w:t xml:space="preserve">All experiments were approved by ethical committees. Healthy volunteers received a financial compensation for their participation. </w:t>
      </w:r>
      <w:r w:rsidR="00E31D36">
        <w:rPr>
          <w:rFonts w:ascii="Arial" w:hAnsi="Arial" w:cs="Arial"/>
          <w:sz w:val="24"/>
          <w:szCs w:val="24"/>
        </w:rPr>
        <w:t>20</w:t>
      </w:r>
      <w:r w:rsidRPr="00230647">
        <w:rPr>
          <w:rFonts w:ascii="Arial" w:hAnsi="Arial" w:cs="Arial"/>
          <w:sz w:val="24"/>
          <w:szCs w:val="24"/>
        </w:rPr>
        <w:t xml:space="preserve"> subjects have been scanned </w:t>
      </w:r>
      <w:r w:rsidR="00CA0515">
        <w:rPr>
          <w:rFonts w:ascii="Arial" w:hAnsi="Arial" w:cs="Arial"/>
          <w:sz w:val="24"/>
          <w:szCs w:val="24"/>
        </w:rPr>
        <w:t>with</w:t>
      </w:r>
      <w:r w:rsidRPr="00230647">
        <w:rPr>
          <w:rFonts w:ascii="Arial" w:hAnsi="Arial" w:cs="Arial"/>
          <w:sz w:val="24"/>
          <w:szCs w:val="24"/>
        </w:rPr>
        <w:t xml:space="preserve"> MEG </w:t>
      </w:r>
      <w:r w:rsidR="00D071B1">
        <w:rPr>
          <w:rFonts w:ascii="Arial" w:hAnsi="Arial" w:cs="Arial"/>
          <w:sz w:val="24"/>
          <w:szCs w:val="24"/>
        </w:rPr>
        <w:t>(</w:t>
      </w:r>
      <w:del w:id="7" w:author="Tiziana" w:date="2014-10-29T08:08:00Z">
        <w:r w:rsidR="00D071B1" w:rsidDel="008C6701">
          <w:rPr>
            <w:rFonts w:ascii="Arial" w:hAnsi="Arial" w:cs="Arial"/>
            <w:sz w:val="24"/>
            <w:szCs w:val="24"/>
          </w:rPr>
          <w:delText xml:space="preserve">N: 20; age M: </w:delText>
        </w:r>
      </w:del>
      <w:r w:rsidR="00D071B1">
        <w:rPr>
          <w:rFonts w:ascii="Arial" w:hAnsi="Arial" w:cs="Arial"/>
          <w:sz w:val="24"/>
          <w:szCs w:val="24"/>
        </w:rPr>
        <w:t>22</w:t>
      </w:r>
      <w:ins w:id="8" w:author="Tiziana" w:date="2014-10-29T08:09:00Z">
        <w:r w:rsidR="008C6701">
          <w:rPr>
            <w:rFonts w:ascii="Arial" w:hAnsi="Arial" w:cs="Arial"/>
            <w:sz w:val="24"/>
            <w:szCs w:val="24"/>
          </w:rPr>
          <w:t>±3</w:t>
        </w:r>
      </w:ins>
      <w:del w:id="9" w:author="Tiziana" w:date="2014-10-29T08:08:00Z">
        <w:r w:rsidR="00D071B1" w:rsidDel="008C6701">
          <w:rPr>
            <w:rFonts w:ascii="Arial" w:hAnsi="Arial" w:cs="Arial"/>
            <w:sz w:val="24"/>
            <w:szCs w:val="24"/>
          </w:rPr>
          <w:delText>.05</w:delText>
        </w:r>
      </w:del>
      <w:ins w:id="10" w:author="Tiziana" w:date="2014-10-29T08:08:00Z">
        <w:r w:rsidR="008C6701">
          <w:rPr>
            <w:rFonts w:ascii="Arial" w:hAnsi="Arial" w:cs="Arial"/>
            <w:sz w:val="24"/>
            <w:szCs w:val="24"/>
          </w:rPr>
          <w:t xml:space="preserve"> years old</w:t>
        </w:r>
      </w:ins>
      <w:del w:id="11" w:author="Tiziana" w:date="2014-10-29T08:09:00Z">
        <w:r w:rsidR="00D071B1" w:rsidDel="008C6701">
          <w:rPr>
            <w:rFonts w:ascii="Arial" w:hAnsi="Arial" w:cs="Arial"/>
            <w:sz w:val="24"/>
            <w:szCs w:val="24"/>
          </w:rPr>
          <w:delText>, SD: 2.8</w:delText>
        </w:r>
      </w:del>
      <w:r w:rsidR="00D071B1">
        <w:rPr>
          <w:rFonts w:ascii="Arial" w:hAnsi="Arial" w:cs="Arial"/>
          <w:sz w:val="24"/>
          <w:szCs w:val="24"/>
        </w:rPr>
        <w:t>; 11 males, 18 right-handed)</w:t>
      </w:r>
      <w:r w:rsidRPr="00230647">
        <w:rPr>
          <w:rFonts w:ascii="Arial" w:hAnsi="Arial" w:cs="Arial"/>
          <w:sz w:val="24"/>
          <w:szCs w:val="24"/>
        </w:rPr>
        <w:t xml:space="preserve">. Each experiment lasted </w:t>
      </w:r>
      <w:ins w:id="12" w:author="Tiziana" w:date="2014-10-29T08:09:00Z">
        <w:r w:rsidR="008C6701">
          <w:rPr>
            <w:rFonts w:ascii="Arial" w:hAnsi="Arial" w:cs="Arial"/>
            <w:sz w:val="24"/>
            <w:szCs w:val="24"/>
          </w:rPr>
          <w:t xml:space="preserve">for </w:t>
        </w:r>
      </w:ins>
      <w:del w:id="13" w:author="Tiziana" w:date="2014-10-29T08:09:00Z">
        <w:r w:rsidRPr="00230647" w:rsidDel="008C6701">
          <w:rPr>
            <w:rFonts w:ascii="Arial" w:hAnsi="Arial" w:cs="Arial"/>
            <w:sz w:val="24"/>
            <w:szCs w:val="24"/>
          </w:rPr>
          <w:delText xml:space="preserve">a total number of 840 trials and was </w:delText>
        </w:r>
      </w:del>
      <w:r w:rsidRPr="00230647">
        <w:rPr>
          <w:rFonts w:ascii="Arial" w:hAnsi="Arial" w:cs="Arial"/>
          <w:sz w:val="24"/>
          <w:szCs w:val="24"/>
        </w:rPr>
        <w:t xml:space="preserve">approximately 1 hour-long. </w:t>
      </w:r>
    </w:p>
    <w:p w:rsidR="00230647" w:rsidRPr="00230647" w:rsidRDefault="00230647" w:rsidP="00230647">
      <w:pPr>
        <w:pStyle w:val="Heading2"/>
        <w:spacing w:before="0" w:after="200" w:line="480" w:lineRule="auto"/>
        <w:rPr>
          <w:rFonts w:ascii="Arial" w:hAnsi="Arial" w:cs="Arial"/>
          <w:sz w:val="28"/>
          <w:szCs w:val="24"/>
        </w:rPr>
      </w:pPr>
      <w:bookmarkStart w:id="14" w:name="_Toc358212053"/>
      <w:bookmarkStart w:id="15" w:name="_Toc358212081"/>
      <w:bookmarkStart w:id="16" w:name="_Toc358234277"/>
      <w:del w:id="17" w:author="Tiziana" w:date="2014-10-29T08:09:00Z">
        <w:r w:rsidRPr="00230647" w:rsidDel="008C6701">
          <w:rPr>
            <w:rFonts w:ascii="Arial" w:hAnsi="Arial" w:cs="Arial"/>
            <w:color w:val="auto"/>
            <w:sz w:val="28"/>
            <w:szCs w:val="24"/>
          </w:rPr>
          <w:delText>The paradigm</w:delText>
        </w:r>
      </w:del>
      <w:bookmarkEnd w:id="14"/>
      <w:bookmarkEnd w:id="15"/>
      <w:bookmarkEnd w:id="16"/>
      <w:ins w:id="18" w:author="Tiziana" w:date="2014-10-29T08:09:00Z">
        <w:r w:rsidR="008C6701">
          <w:rPr>
            <w:rFonts w:ascii="Arial" w:hAnsi="Arial" w:cs="Arial"/>
            <w:color w:val="auto"/>
            <w:sz w:val="28"/>
            <w:szCs w:val="24"/>
          </w:rPr>
          <w:t>Experimental protocol</w:t>
        </w:r>
      </w:ins>
    </w:p>
    <w:p w:rsidR="007F2B19" w:rsidRPr="00230647" w:rsidRDefault="008C6701" w:rsidP="007F2B19">
      <w:pPr>
        <w:spacing w:line="480" w:lineRule="auto"/>
        <w:jc w:val="both"/>
        <w:rPr>
          <w:ins w:id="19" w:author="Tiziana" w:date="2014-10-29T09:00:00Z"/>
          <w:rFonts w:ascii="Arial" w:hAnsi="Arial" w:cs="Arial"/>
          <w:sz w:val="24"/>
          <w:szCs w:val="24"/>
        </w:rPr>
        <w:pPrChange w:id="20" w:author="Tiziana" w:date="2014-10-29T09:03:00Z">
          <w:pPr>
            <w:pStyle w:val="ListParagraph"/>
            <w:numPr>
              <w:numId w:val="1"/>
            </w:numPr>
            <w:spacing w:line="480" w:lineRule="auto"/>
            <w:ind w:hanging="360"/>
            <w:jc w:val="both"/>
          </w:pPr>
        </w:pPrChange>
      </w:pPr>
      <w:ins w:id="21" w:author="Tiziana" w:date="2014-10-29T08:14:00Z">
        <w:r>
          <w:rPr>
            <w:rFonts w:ascii="Arial" w:hAnsi="Arial" w:cs="Arial"/>
            <w:sz w:val="24"/>
            <w:szCs w:val="24"/>
          </w:rPr>
          <w:t xml:space="preserve">One sentence summary: </w:t>
        </w:r>
      </w:ins>
      <w:ins w:id="22" w:author="Tiziana" w:date="2014-10-29T08:15:00Z">
        <w:r>
          <w:rPr>
            <w:rFonts w:ascii="Arial" w:hAnsi="Arial" w:cs="Arial"/>
            <w:sz w:val="24"/>
            <w:szCs w:val="24"/>
          </w:rPr>
          <w:t xml:space="preserve">e.g. </w:t>
        </w:r>
      </w:ins>
      <w:proofErr w:type="gramStart"/>
      <w:ins w:id="23" w:author="Tiziana" w:date="2014-10-29T08:14:00Z">
        <w:r>
          <w:rPr>
            <w:rFonts w:ascii="Arial" w:hAnsi="Arial" w:cs="Arial"/>
            <w:sz w:val="24"/>
            <w:szCs w:val="24"/>
          </w:rPr>
          <w:t>The</w:t>
        </w:r>
        <w:proofErr w:type="gramEnd"/>
        <w:r>
          <w:rPr>
            <w:rFonts w:ascii="Arial" w:hAnsi="Arial" w:cs="Arial"/>
            <w:sz w:val="24"/>
            <w:szCs w:val="24"/>
          </w:rPr>
          <w:t xml:space="preserve"> aim of the present protocol was to investigate</w:t>
        </w:r>
      </w:ins>
      <w:ins w:id="24" w:author="Tiziana" w:date="2014-10-29T08:15:00Z">
        <w:r>
          <w:rPr>
            <w:rFonts w:ascii="Arial" w:hAnsi="Arial" w:cs="Arial"/>
            <w:sz w:val="24"/>
            <w:szCs w:val="24"/>
          </w:rPr>
          <w:t>, at the single trial level,</w:t>
        </w:r>
      </w:ins>
      <w:ins w:id="25" w:author="Tiziana" w:date="2014-10-29T08:14:00Z">
        <w:r>
          <w:rPr>
            <w:rFonts w:ascii="Arial" w:hAnsi="Arial" w:cs="Arial"/>
            <w:sz w:val="24"/>
            <w:szCs w:val="24"/>
          </w:rPr>
          <w:t xml:space="preserve"> the neural bases of </w:t>
        </w:r>
      </w:ins>
      <w:ins w:id="26" w:author="Tiziana" w:date="2014-10-29T08:15:00Z">
        <w:r>
          <w:rPr>
            <w:rFonts w:ascii="Arial" w:hAnsi="Arial" w:cs="Arial"/>
            <w:sz w:val="24"/>
            <w:szCs w:val="24"/>
          </w:rPr>
          <w:t>stimuli presented at perceptual threshold</w:t>
        </w:r>
      </w:ins>
      <w:ins w:id="27" w:author="Tiziana" w:date="2014-10-29T09:03:00Z">
        <w:r w:rsidR="007F2B19">
          <w:rPr>
            <w:rFonts w:ascii="Arial" w:hAnsi="Arial" w:cs="Arial"/>
            <w:sz w:val="24"/>
            <w:szCs w:val="24"/>
          </w:rPr>
          <w:t xml:space="preserve"> </w:t>
        </w:r>
        <w:r w:rsidR="007F2B19">
          <w:rPr>
            <w:rFonts w:ascii="Arial" w:hAnsi="Arial" w:cs="Arial"/>
            <w:noProof/>
            <w:sz w:val="24"/>
            <w:szCs w:val="24"/>
            <w:lang w:val="en-US" w:eastAsia="it-IT"/>
          </w:rPr>
          <w:t>(Figure 1)</w:t>
        </w:r>
      </w:ins>
      <w:ins w:id="28" w:author="Tiziana" w:date="2014-10-29T08:14:00Z">
        <w:r>
          <w:rPr>
            <w:rFonts w:ascii="Arial" w:hAnsi="Arial" w:cs="Arial"/>
            <w:sz w:val="24"/>
            <w:szCs w:val="24"/>
          </w:rPr>
          <w:t xml:space="preserve">. </w:t>
        </w:r>
      </w:ins>
      <w:moveFromRangeStart w:id="29" w:author="Tiziana" w:date="2014-10-29T08:14:00Z" w:name="move402333804"/>
      <w:moveFrom w:id="30" w:author="Tiziana" w:date="2014-10-29T08:14:00Z">
        <w:r w:rsidR="00230647" w:rsidRPr="00230647" w:rsidDel="008C6701">
          <w:rPr>
            <w:rFonts w:ascii="Arial" w:hAnsi="Arial" w:cs="Arial"/>
            <w:sz w:val="24"/>
            <w:szCs w:val="24"/>
          </w:rPr>
          <w:t>The subject looked at a computer screen projected in the MEG room from a distance of 106</w:t>
        </w:r>
        <w:r w:rsidR="008B7980" w:rsidDel="008C6701">
          <w:rPr>
            <w:rFonts w:ascii="Arial" w:hAnsi="Arial" w:cs="Arial"/>
            <w:sz w:val="24"/>
            <w:szCs w:val="24"/>
          </w:rPr>
          <w:t xml:space="preserve"> </w:t>
        </w:r>
        <w:r w:rsidR="00230647" w:rsidRPr="00230647" w:rsidDel="008C6701">
          <w:rPr>
            <w:rFonts w:ascii="Arial" w:hAnsi="Arial" w:cs="Arial"/>
            <w:sz w:val="24"/>
            <w:szCs w:val="24"/>
          </w:rPr>
          <w:t xml:space="preserve">cm. </w:t>
        </w:r>
      </w:moveFrom>
      <w:moveFromRangeEnd w:id="29"/>
      <w:commentRangeStart w:id="31"/>
      <w:ins w:id="32" w:author="Tiziana" w:date="2014-10-29T08:16:00Z">
        <w:r>
          <w:rPr>
            <w:rFonts w:ascii="Arial" w:hAnsi="Arial" w:cs="Arial"/>
            <w:sz w:val="24"/>
            <w:szCs w:val="24"/>
          </w:rPr>
          <w:t xml:space="preserve">Each </w:t>
        </w:r>
      </w:ins>
      <w:commentRangeEnd w:id="31"/>
      <w:ins w:id="33" w:author="Tiziana" w:date="2014-10-29T08:21:00Z">
        <w:r w:rsidR="0045574F">
          <w:rPr>
            <w:rStyle w:val="CommentReference"/>
          </w:rPr>
          <w:commentReference w:id="31"/>
        </w:r>
      </w:ins>
      <w:ins w:id="34" w:author="Tiziana" w:date="2014-10-29T08:16:00Z">
        <w:r>
          <w:rPr>
            <w:rFonts w:ascii="Arial" w:hAnsi="Arial" w:cs="Arial"/>
            <w:sz w:val="24"/>
            <w:szCs w:val="24"/>
          </w:rPr>
          <w:t xml:space="preserve">trial started with </w:t>
        </w:r>
      </w:ins>
      <w:del w:id="35" w:author="Tiziana" w:date="2014-10-29T08:16:00Z">
        <w:r w:rsidR="00230647" w:rsidRPr="00230647" w:rsidDel="008C6701">
          <w:rPr>
            <w:rFonts w:ascii="Arial" w:hAnsi="Arial" w:cs="Arial"/>
            <w:sz w:val="24"/>
            <w:szCs w:val="24"/>
          </w:rPr>
          <w:delText>A</w:delText>
        </w:r>
      </w:del>
      <w:ins w:id="36" w:author="Tiziana" w:date="2014-10-29T08:16:00Z">
        <w:r>
          <w:rPr>
            <w:rFonts w:ascii="Arial" w:hAnsi="Arial" w:cs="Arial"/>
            <w:sz w:val="24"/>
            <w:szCs w:val="24"/>
          </w:rPr>
          <w:t>a</w:t>
        </w:r>
      </w:ins>
      <w:r w:rsidR="00230647" w:rsidRPr="00230647">
        <w:rPr>
          <w:rFonts w:ascii="Arial" w:hAnsi="Arial" w:cs="Arial"/>
          <w:sz w:val="24"/>
          <w:szCs w:val="24"/>
        </w:rPr>
        <w:t xml:space="preserve"> blank presentation </w:t>
      </w:r>
      <w:ins w:id="37" w:author="Tiziana" w:date="2014-10-29T08:16:00Z">
        <w:r>
          <w:rPr>
            <w:rFonts w:ascii="Arial" w:hAnsi="Arial" w:cs="Arial"/>
            <w:sz w:val="24"/>
            <w:szCs w:val="24"/>
          </w:rPr>
          <w:t>(</w:t>
        </w:r>
      </w:ins>
      <w:del w:id="38" w:author="Tiziana" w:date="2014-10-29T08:16:00Z">
        <w:r w:rsidR="00230647" w:rsidRPr="00230647" w:rsidDel="008C6701">
          <w:rPr>
            <w:rFonts w:ascii="Arial" w:hAnsi="Arial" w:cs="Arial"/>
            <w:sz w:val="24"/>
            <w:szCs w:val="24"/>
          </w:rPr>
          <w:delText xml:space="preserve">of duration jittered around </w:delText>
        </w:r>
      </w:del>
      <w:ins w:id="39" w:author="Tiziana" w:date="2014-10-29T08:16:00Z">
        <w:r>
          <w:rPr>
            <w:rFonts w:ascii="Arial" w:hAnsi="Arial" w:cs="Arial"/>
            <w:sz w:val="24"/>
            <w:szCs w:val="24"/>
          </w:rPr>
          <w:t>t=XXX±</w:t>
        </w:r>
      </w:ins>
      <w:r w:rsidR="00230647" w:rsidRPr="00230647">
        <w:rPr>
          <w:rFonts w:ascii="Arial" w:hAnsi="Arial" w:cs="Arial"/>
          <w:sz w:val="24"/>
          <w:szCs w:val="24"/>
        </w:rPr>
        <w:t>100ms</w:t>
      </w:r>
      <w:ins w:id="40" w:author="Tiziana" w:date="2014-10-29T08:16:00Z">
        <w:r>
          <w:rPr>
            <w:rFonts w:ascii="Arial" w:hAnsi="Arial" w:cs="Arial"/>
            <w:sz w:val="24"/>
            <w:szCs w:val="24"/>
          </w:rPr>
          <w:t>)</w:t>
        </w:r>
      </w:ins>
      <w:del w:id="41" w:author="Tiziana" w:date="2014-10-29T08:16:00Z">
        <w:r w:rsidR="00230647" w:rsidRPr="00230647" w:rsidDel="008C6701">
          <w:rPr>
            <w:rFonts w:ascii="Arial" w:hAnsi="Arial" w:cs="Arial"/>
            <w:sz w:val="24"/>
            <w:szCs w:val="24"/>
          </w:rPr>
          <w:delText xml:space="preserve"> started the trial</w:delText>
        </w:r>
      </w:del>
      <w:del w:id="42" w:author="Tiziana" w:date="2014-10-29T08:58:00Z">
        <w:r w:rsidR="00230647" w:rsidRPr="00230647" w:rsidDel="007F2B19">
          <w:rPr>
            <w:rFonts w:ascii="Arial" w:hAnsi="Arial" w:cs="Arial"/>
            <w:sz w:val="24"/>
            <w:szCs w:val="24"/>
          </w:rPr>
          <w:delText>.</w:delText>
        </w:r>
      </w:del>
      <w:ins w:id="43" w:author="Tiziana" w:date="2014-10-29T08:58:00Z">
        <w:r w:rsidR="007F2B19">
          <w:rPr>
            <w:rFonts w:ascii="Arial" w:hAnsi="Arial" w:cs="Arial"/>
            <w:sz w:val="24"/>
            <w:szCs w:val="24"/>
          </w:rPr>
          <w:t>,</w:t>
        </w:r>
      </w:ins>
      <w:r w:rsidR="00230647" w:rsidRPr="00230647">
        <w:rPr>
          <w:rFonts w:ascii="Arial" w:hAnsi="Arial" w:cs="Arial"/>
          <w:sz w:val="24"/>
          <w:szCs w:val="24"/>
        </w:rPr>
        <w:t xml:space="preserve"> </w:t>
      </w:r>
      <w:del w:id="44" w:author="Tiziana" w:date="2014-10-29T08:17:00Z">
        <w:r w:rsidR="00230647" w:rsidRPr="00230647" w:rsidDel="008C6701">
          <w:rPr>
            <w:rFonts w:ascii="Arial" w:hAnsi="Arial" w:cs="Arial"/>
            <w:sz w:val="24"/>
            <w:szCs w:val="24"/>
          </w:rPr>
          <w:delText xml:space="preserve">A fixation point where subjects were instructed to keep their gaze was maintained for the whole experiment. </w:delText>
        </w:r>
      </w:del>
      <w:del w:id="45" w:author="Tiziana" w:date="2014-10-29T08:18:00Z">
        <w:r w:rsidR="00230647" w:rsidRPr="00230647" w:rsidDel="008C6701">
          <w:rPr>
            <w:rFonts w:ascii="Arial" w:hAnsi="Arial" w:cs="Arial"/>
            <w:sz w:val="24"/>
            <w:szCs w:val="24"/>
          </w:rPr>
          <w:delText xml:space="preserve">After the jitter, </w:delText>
        </w:r>
      </w:del>
      <w:ins w:id="46" w:author="Tiziana" w:date="2014-10-29T08:19:00Z">
        <w:r w:rsidR="0045574F">
          <w:rPr>
            <w:rFonts w:ascii="Arial" w:hAnsi="Arial" w:cs="Arial"/>
            <w:sz w:val="24"/>
            <w:szCs w:val="24"/>
          </w:rPr>
          <w:t>succeeded</w:t>
        </w:r>
      </w:ins>
      <w:ins w:id="47" w:author="Tiziana" w:date="2014-10-29T08:18:00Z">
        <w:r>
          <w:rPr>
            <w:rFonts w:ascii="Arial" w:hAnsi="Arial" w:cs="Arial"/>
            <w:sz w:val="24"/>
            <w:szCs w:val="24"/>
          </w:rPr>
          <w:t xml:space="preserve"> by </w:t>
        </w:r>
      </w:ins>
      <w:del w:id="48" w:author="Tiziana" w:date="2014-10-29T08:59:00Z">
        <w:r w:rsidR="00230647" w:rsidRPr="00230647" w:rsidDel="007F2B19">
          <w:rPr>
            <w:rFonts w:ascii="Arial" w:hAnsi="Arial" w:cs="Arial"/>
            <w:sz w:val="24"/>
            <w:szCs w:val="24"/>
          </w:rPr>
          <w:delText xml:space="preserve">an </w:delText>
        </w:r>
      </w:del>
      <w:del w:id="49" w:author="Tiziana" w:date="2014-10-29T08:18:00Z">
        <w:r w:rsidR="00230647" w:rsidRPr="00230647" w:rsidDel="0045574F">
          <w:rPr>
            <w:rFonts w:ascii="Arial" w:hAnsi="Arial" w:cs="Arial"/>
            <w:sz w:val="24"/>
            <w:szCs w:val="24"/>
          </w:rPr>
          <w:delText xml:space="preserve">oriented stimulus, namely </w:delText>
        </w:r>
      </w:del>
      <w:r w:rsidR="00230647" w:rsidRPr="00230647">
        <w:rPr>
          <w:rFonts w:ascii="Arial" w:hAnsi="Arial" w:cs="Arial"/>
          <w:sz w:val="24"/>
          <w:szCs w:val="24"/>
        </w:rPr>
        <w:t xml:space="preserve">a </w:t>
      </w:r>
      <w:ins w:id="50" w:author="Tiziana" w:date="2014-10-29T08:18:00Z">
        <w:r w:rsidR="0045574F">
          <w:rPr>
            <w:rFonts w:ascii="Arial" w:hAnsi="Arial" w:cs="Arial"/>
            <w:sz w:val="24"/>
            <w:szCs w:val="24"/>
          </w:rPr>
          <w:t>variably oriented</w:t>
        </w:r>
      </w:ins>
      <w:ins w:id="51" w:author="Tiziana" w:date="2014-10-29T08:19:00Z">
        <w:r w:rsidR="0045574F">
          <w:rPr>
            <w:rFonts w:ascii="Arial" w:hAnsi="Arial" w:cs="Arial"/>
            <w:sz w:val="24"/>
            <w:szCs w:val="24"/>
          </w:rPr>
          <w:t xml:space="preserve"> and</w:t>
        </w:r>
      </w:ins>
      <w:ins w:id="52" w:author="Tiziana" w:date="2014-10-29T08:18:00Z">
        <w:r w:rsidR="0045574F">
          <w:rPr>
            <w:rFonts w:ascii="Arial" w:hAnsi="Arial" w:cs="Arial"/>
            <w:sz w:val="24"/>
            <w:szCs w:val="24"/>
          </w:rPr>
          <w:t xml:space="preserve"> variably contrasted </w:t>
        </w:r>
      </w:ins>
      <w:r w:rsidR="00230647" w:rsidRPr="00230647">
        <w:rPr>
          <w:rFonts w:ascii="Arial" w:hAnsi="Arial" w:cs="Arial"/>
          <w:sz w:val="24"/>
          <w:szCs w:val="24"/>
        </w:rPr>
        <w:t>Gabor patch</w:t>
      </w:r>
      <w:del w:id="53" w:author="Tiziana" w:date="2014-10-29T08:18:00Z">
        <w:r w:rsidR="00230647" w:rsidRPr="00230647" w:rsidDel="0045574F">
          <w:rPr>
            <w:rFonts w:ascii="Arial" w:hAnsi="Arial" w:cs="Arial"/>
            <w:sz w:val="24"/>
            <w:szCs w:val="24"/>
          </w:rPr>
          <w:delText>, was presented</w:delText>
        </w:r>
      </w:del>
      <w:ins w:id="54" w:author="Tiziana" w:date="2014-10-29T08:19:00Z">
        <w:r w:rsidR="0045574F">
          <w:rPr>
            <w:rFonts w:ascii="Arial" w:hAnsi="Arial" w:cs="Arial"/>
            <w:sz w:val="24"/>
            <w:szCs w:val="24"/>
          </w:rPr>
          <w:t xml:space="preserve"> hereafter referred to as ‘</w:t>
        </w:r>
      </w:ins>
      <w:ins w:id="55" w:author="Tiziana" w:date="2014-10-29T08:58:00Z">
        <w:r w:rsidR="007F2B19">
          <w:rPr>
            <w:rFonts w:ascii="Arial" w:hAnsi="Arial" w:cs="Arial"/>
            <w:sz w:val="24"/>
            <w:szCs w:val="24"/>
          </w:rPr>
          <w:t>T</w:t>
        </w:r>
      </w:ins>
      <w:ins w:id="56" w:author="Tiziana" w:date="2014-10-29T08:19:00Z">
        <w:r w:rsidR="0045574F">
          <w:rPr>
            <w:rFonts w:ascii="Arial" w:hAnsi="Arial" w:cs="Arial"/>
            <w:sz w:val="24"/>
            <w:szCs w:val="24"/>
          </w:rPr>
          <w:t>arget’ stimulus</w:t>
        </w:r>
      </w:ins>
      <w:r w:rsidR="00230647" w:rsidRPr="00230647">
        <w:rPr>
          <w:rFonts w:ascii="Arial" w:hAnsi="Arial" w:cs="Arial"/>
          <w:sz w:val="24"/>
          <w:szCs w:val="24"/>
        </w:rPr>
        <w:t xml:space="preserve">. </w:t>
      </w:r>
      <w:moveToRangeStart w:id="57" w:author="Tiziana" w:date="2014-10-29T08:55:00Z" w:name="move402336234"/>
      <w:moveTo w:id="58" w:author="Tiziana" w:date="2014-10-29T08:55:00Z">
        <w:r w:rsidR="007F2B19" w:rsidRPr="00230647">
          <w:rPr>
            <w:rFonts w:ascii="Arial" w:hAnsi="Arial" w:cs="Arial"/>
            <w:sz w:val="24"/>
            <w:szCs w:val="24"/>
          </w:rPr>
          <w:t xml:space="preserve">The </w:t>
        </w:r>
        <w:del w:id="59" w:author="Tiziana" w:date="2014-10-29T08:59:00Z">
          <w:r w:rsidR="007F2B19" w:rsidRPr="00230647" w:rsidDel="007F2B19">
            <w:rPr>
              <w:rFonts w:ascii="Arial" w:hAnsi="Arial" w:cs="Arial"/>
              <w:sz w:val="24"/>
              <w:szCs w:val="24"/>
            </w:rPr>
            <w:delText>t</w:delText>
          </w:r>
        </w:del>
      </w:moveTo>
      <w:ins w:id="60" w:author="Tiziana" w:date="2014-10-29T08:59:00Z">
        <w:r w:rsidR="007F2B19">
          <w:rPr>
            <w:rFonts w:ascii="Arial" w:hAnsi="Arial" w:cs="Arial"/>
            <w:sz w:val="24"/>
            <w:szCs w:val="24"/>
          </w:rPr>
          <w:t>T</w:t>
        </w:r>
      </w:ins>
      <w:moveTo w:id="61" w:author="Tiziana" w:date="2014-10-29T08:55:00Z">
        <w:r w:rsidR="007F2B19" w:rsidRPr="00230647">
          <w:rPr>
            <w:rFonts w:ascii="Arial" w:hAnsi="Arial" w:cs="Arial"/>
            <w:sz w:val="24"/>
            <w:szCs w:val="24"/>
          </w:rPr>
          <w:t>arget was followed by a</w:t>
        </w:r>
      </w:moveTo>
      <w:ins w:id="62" w:author="Tiziana" w:date="2014-10-29T08:55:00Z">
        <w:r w:rsidR="007F2B19">
          <w:rPr>
            <w:rFonts w:ascii="Arial" w:hAnsi="Arial" w:cs="Arial"/>
            <w:sz w:val="24"/>
            <w:szCs w:val="24"/>
          </w:rPr>
          <w:t xml:space="preserve"> </w:t>
        </w:r>
        <w:r w:rsidR="007F2B19">
          <w:rPr>
            <w:rFonts w:ascii="Arial" w:hAnsi="Arial" w:cs="Arial"/>
            <w:sz w:val="24"/>
            <w:szCs w:val="24"/>
          </w:rPr>
          <w:t xml:space="preserve">50 </w:t>
        </w:r>
        <w:proofErr w:type="spellStart"/>
        <w:r w:rsidR="007F2B19" w:rsidRPr="00230647">
          <w:rPr>
            <w:rFonts w:ascii="Arial" w:hAnsi="Arial" w:cs="Arial"/>
            <w:sz w:val="24"/>
            <w:szCs w:val="24"/>
          </w:rPr>
          <w:t>ms</w:t>
        </w:r>
      </w:ins>
      <w:proofErr w:type="spellEnd"/>
      <w:moveTo w:id="63" w:author="Tiziana" w:date="2014-10-29T08:55:00Z">
        <w:r w:rsidR="007F2B19" w:rsidRPr="00230647">
          <w:rPr>
            <w:rFonts w:ascii="Arial" w:hAnsi="Arial" w:cs="Arial"/>
            <w:sz w:val="24"/>
            <w:szCs w:val="24"/>
          </w:rPr>
          <w:t xml:space="preserve"> blank screen </w:t>
        </w:r>
        <w:del w:id="64" w:author="Tiziana" w:date="2014-10-29T08:55:00Z">
          <w:r w:rsidR="007F2B19" w:rsidRPr="00230647" w:rsidDel="007F2B19">
            <w:rPr>
              <w:rFonts w:ascii="Arial" w:hAnsi="Arial" w:cs="Arial"/>
              <w:sz w:val="24"/>
              <w:szCs w:val="24"/>
            </w:rPr>
            <w:delText xml:space="preserve">lasting for </w:delText>
          </w:r>
          <w:r w:rsidR="007F2B19" w:rsidDel="007F2B19">
            <w:rPr>
              <w:rFonts w:ascii="Arial" w:hAnsi="Arial" w:cs="Arial"/>
              <w:sz w:val="24"/>
              <w:szCs w:val="24"/>
            </w:rPr>
            <w:delText xml:space="preserve">50 </w:delText>
          </w:r>
          <w:r w:rsidR="007F2B19" w:rsidRPr="00230647" w:rsidDel="007F2B19">
            <w:rPr>
              <w:rFonts w:ascii="Arial" w:hAnsi="Arial" w:cs="Arial"/>
              <w:sz w:val="24"/>
              <w:szCs w:val="24"/>
            </w:rPr>
            <w:delText xml:space="preserve">ms </w:delText>
          </w:r>
        </w:del>
        <w:r w:rsidR="007F2B19" w:rsidRPr="00230647">
          <w:rPr>
            <w:rFonts w:ascii="Arial" w:hAnsi="Arial" w:cs="Arial"/>
            <w:sz w:val="24"/>
            <w:szCs w:val="24"/>
          </w:rPr>
          <w:t xml:space="preserve">and </w:t>
        </w:r>
        <w:del w:id="65" w:author="Tiziana" w:date="2014-10-29T08:59:00Z">
          <w:r w:rsidR="007F2B19" w:rsidRPr="00230647" w:rsidDel="007F2B19">
            <w:rPr>
              <w:rFonts w:ascii="Arial" w:hAnsi="Arial" w:cs="Arial"/>
              <w:sz w:val="24"/>
              <w:szCs w:val="24"/>
            </w:rPr>
            <w:delText xml:space="preserve">subsequently </w:delText>
          </w:r>
        </w:del>
        <w:del w:id="66" w:author="Tiziana" w:date="2014-10-29T08:55:00Z">
          <w:r w:rsidR="007F2B19" w:rsidRPr="00230647" w:rsidDel="007F2B19">
            <w:rPr>
              <w:rFonts w:ascii="Arial" w:hAnsi="Arial" w:cs="Arial"/>
              <w:sz w:val="24"/>
              <w:szCs w:val="24"/>
            </w:rPr>
            <w:delText xml:space="preserve">masked </w:delText>
          </w:r>
        </w:del>
        <w:del w:id="67" w:author="Tiziana" w:date="2014-10-29T08:59:00Z">
          <w:r w:rsidR="007F2B19" w:rsidRPr="00230647" w:rsidDel="007F2B19">
            <w:rPr>
              <w:rFonts w:ascii="Arial" w:hAnsi="Arial" w:cs="Arial"/>
              <w:sz w:val="24"/>
              <w:szCs w:val="24"/>
            </w:rPr>
            <w:delText xml:space="preserve">by </w:delText>
          </w:r>
        </w:del>
      </w:moveTo>
      <w:ins w:id="68" w:author="Tiziana" w:date="2014-10-29T08:59:00Z">
        <w:r w:rsidR="007F2B19">
          <w:rPr>
            <w:rFonts w:ascii="Arial" w:hAnsi="Arial" w:cs="Arial"/>
            <w:sz w:val="24"/>
            <w:szCs w:val="24"/>
          </w:rPr>
          <w:t xml:space="preserve">then by </w:t>
        </w:r>
      </w:ins>
      <w:moveTo w:id="69" w:author="Tiziana" w:date="2014-10-29T08:55:00Z">
        <w:r w:rsidR="007F2B19" w:rsidRPr="00230647">
          <w:rPr>
            <w:rFonts w:ascii="Arial" w:hAnsi="Arial" w:cs="Arial"/>
            <w:sz w:val="24"/>
            <w:szCs w:val="24"/>
          </w:rPr>
          <w:t xml:space="preserve">a </w:t>
        </w:r>
        <w:del w:id="70" w:author="Tiziana" w:date="2014-10-29T08:55:00Z">
          <w:r w:rsidR="007F2B19" w:rsidRPr="00230647" w:rsidDel="007F2B19">
            <w:rPr>
              <w:rFonts w:ascii="Arial" w:hAnsi="Arial" w:cs="Arial"/>
              <w:sz w:val="24"/>
              <w:szCs w:val="24"/>
            </w:rPr>
            <w:delText>heavily</w:delText>
          </w:r>
        </w:del>
      </w:moveTo>
      <w:ins w:id="71" w:author="Tiziana" w:date="2014-10-29T08:55:00Z">
        <w:r w:rsidR="007F2B19">
          <w:rPr>
            <w:rFonts w:ascii="Arial" w:hAnsi="Arial" w:cs="Arial"/>
            <w:sz w:val="24"/>
            <w:szCs w:val="24"/>
          </w:rPr>
          <w:t>maximally</w:t>
        </w:r>
      </w:ins>
      <w:moveTo w:id="72" w:author="Tiziana" w:date="2014-10-29T08:55:00Z">
        <w:r w:rsidR="007F2B19" w:rsidRPr="00230647">
          <w:rPr>
            <w:rFonts w:ascii="Arial" w:hAnsi="Arial" w:cs="Arial"/>
            <w:sz w:val="24"/>
            <w:szCs w:val="24"/>
          </w:rPr>
          <w:t xml:space="preserve"> contra</w:t>
        </w:r>
        <w:r w:rsidR="007F2B19">
          <w:rPr>
            <w:rFonts w:ascii="Arial" w:hAnsi="Arial" w:cs="Arial"/>
            <w:sz w:val="24"/>
            <w:szCs w:val="24"/>
          </w:rPr>
          <w:t xml:space="preserve">sted radial backward mask </w:t>
        </w:r>
        <w:del w:id="73" w:author="Tiziana" w:date="2014-10-29T08:56:00Z">
          <w:r w:rsidR="007F2B19" w:rsidDel="007F2B19">
            <w:rPr>
              <w:rFonts w:ascii="Arial" w:hAnsi="Arial" w:cs="Arial"/>
              <w:sz w:val="24"/>
              <w:szCs w:val="24"/>
            </w:rPr>
            <w:delText>(f</w:delText>
          </w:r>
          <w:r w:rsidR="007F2B19" w:rsidRPr="00230647" w:rsidDel="007F2B19">
            <w:rPr>
              <w:rFonts w:ascii="Arial" w:hAnsi="Arial" w:cs="Arial"/>
              <w:sz w:val="24"/>
              <w:szCs w:val="24"/>
            </w:rPr>
            <w:delText>ig</w:delText>
          </w:r>
          <w:r w:rsidR="007F2B19" w:rsidDel="007F2B19">
            <w:rPr>
              <w:rFonts w:ascii="Arial" w:hAnsi="Arial" w:cs="Arial"/>
              <w:sz w:val="24"/>
              <w:szCs w:val="24"/>
            </w:rPr>
            <w:delText xml:space="preserve"> </w:delText>
          </w:r>
          <w:r w:rsidR="007F2B19" w:rsidRPr="00230647" w:rsidDel="007F2B19">
            <w:rPr>
              <w:rFonts w:ascii="Arial" w:hAnsi="Arial" w:cs="Arial"/>
              <w:sz w:val="24"/>
              <w:szCs w:val="24"/>
            </w:rPr>
            <w:delText>1</w:delText>
          </w:r>
          <w:r w:rsidR="007F2B19" w:rsidDel="007F2B19">
            <w:rPr>
              <w:rFonts w:ascii="Arial" w:hAnsi="Arial" w:cs="Arial"/>
              <w:sz w:val="24"/>
              <w:szCs w:val="24"/>
            </w:rPr>
            <w:delText>)</w:delText>
          </w:r>
          <w:r w:rsidR="007F2B19" w:rsidRPr="00230647" w:rsidDel="007F2B19">
            <w:rPr>
              <w:rFonts w:ascii="Arial" w:hAnsi="Arial" w:cs="Arial"/>
              <w:sz w:val="24"/>
              <w:szCs w:val="24"/>
            </w:rPr>
            <w:delText>. After the mask (</w:delText>
          </w:r>
        </w:del>
      </w:moveTo>
      <w:ins w:id="74" w:author="Tiziana" w:date="2014-10-29T08:56:00Z">
        <w:r w:rsidR="007F2B19">
          <w:rPr>
            <w:rFonts w:ascii="Arial" w:hAnsi="Arial" w:cs="Arial"/>
            <w:sz w:val="24"/>
            <w:szCs w:val="24"/>
          </w:rPr>
          <w:t xml:space="preserve">presented for </w:t>
        </w:r>
      </w:ins>
      <w:moveTo w:id="75" w:author="Tiziana" w:date="2014-10-29T08:55:00Z">
        <w:r w:rsidR="007F2B19" w:rsidRPr="00230647">
          <w:rPr>
            <w:rFonts w:ascii="Arial" w:hAnsi="Arial" w:cs="Arial"/>
            <w:sz w:val="24"/>
            <w:szCs w:val="24"/>
          </w:rPr>
          <w:t>100</w:t>
        </w:r>
        <w:r w:rsidR="007F2B19">
          <w:rPr>
            <w:rFonts w:ascii="Arial" w:hAnsi="Arial" w:cs="Arial"/>
            <w:sz w:val="24"/>
            <w:szCs w:val="24"/>
          </w:rPr>
          <w:t xml:space="preserve"> </w:t>
        </w:r>
        <w:proofErr w:type="spellStart"/>
        <w:r w:rsidR="007F2B19" w:rsidRPr="00230647">
          <w:rPr>
            <w:rFonts w:ascii="Arial" w:hAnsi="Arial" w:cs="Arial"/>
            <w:sz w:val="24"/>
            <w:szCs w:val="24"/>
          </w:rPr>
          <w:t>ms</w:t>
        </w:r>
        <w:proofErr w:type="spellEnd"/>
        <w:del w:id="76" w:author="Tiziana" w:date="2014-10-29T08:56:00Z">
          <w:r w:rsidR="007F2B19" w:rsidRPr="00230647" w:rsidDel="007F2B19">
            <w:rPr>
              <w:rFonts w:ascii="Arial" w:hAnsi="Arial" w:cs="Arial"/>
              <w:sz w:val="24"/>
              <w:szCs w:val="24"/>
            </w:rPr>
            <w:delText>)</w:delText>
          </w:r>
        </w:del>
      </w:moveTo>
      <w:ins w:id="77" w:author="Tiziana" w:date="2014-10-29T08:56:00Z">
        <w:r w:rsidR="007F2B19">
          <w:rPr>
            <w:rFonts w:ascii="Arial" w:hAnsi="Arial" w:cs="Arial"/>
            <w:sz w:val="24"/>
            <w:szCs w:val="24"/>
          </w:rPr>
          <w:t>.</w:t>
        </w:r>
      </w:ins>
      <w:moveTo w:id="78" w:author="Tiziana" w:date="2014-10-29T08:55:00Z">
        <w:del w:id="79" w:author="Tiziana" w:date="2014-10-29T08:56:00Z">
          <w:r w:rsidR="007F2B19" w:rsidRPr="00230647" w:rsidDel="007F2B19">
            <w:rPr>
              <w:rFonts w:ascii="Arial" w:hAnsi="Arial" w:cs="Arial"/>
              <w:sz w:val="24"/>
              <w:szCs w:val="24"/>
            </w:rPr>
            <w:delText>,</w:delText>
          </w:r>
        </w:del>
        <w:r w:rsidR="007F2B19" w:rsidRPr="00230647">
          <w:rPr>
            <w:rFonts w:ascii="Arial" w:hAnsi="Arial" w:cs="Arial"/>
            <w:sz w:val="24"/>
            <w:szCs w:val="24"/>
          </w:rPr>
          <w:t xml:space="preserve"> </w:t>
        </w:r>
        <w:del w:id="80" w:author="Tiziana" w:date="2014-10-29T08:56:00Z">
          <w:r w:rsidR="007F2B19" w:rsidRPr="00230647" w:rsidDel="007F2B19">
            <w:rPr>
              <w:rFonts w:ascii="Arial" w:hAnsi="Arial" w:cs="Arial"/>
              <w:sz w:val="24"/>
              <w:szCs w:val="24"/>
            </w:rPr>
            <w:delText>a</w:delText>
          </w:r>
        </w:del>
        <w:del w:id="81" w:author="Tiziana" w:date="2014-10-29T08:59:00Z">
          <w:r w:rsidR="007F2B19" w:rsidRPr="00230647" w:rsidDel="007F2B19">
            <w:rPr>
              <w:rFonts w:ascii="Arial" w:hAnsi="Arial" w:cs="Arial"/>
              <w:sz w:val="24"/>
              <w:szCs w:val="24"/>
            </w:rPr>
            <w:delText xml:space="preserve"> </w:delText>
          </w:r>
        </w:del>
      </w:moveTo>
      <w:ins w:id="82" w:author="Tiziana" w:date="2014-10-29T08:56:00Z">
        <w:r w:rsidR="007F2B19">
          <w:rPr>
            <w:rFonts w:ascii="Arial" w:hAnsi="Arial" w:cs="Arial"/>
            <w:sz w:val="24"/>
            <w:szCs w:val="24"/>
          </w:rPr>
          <w:t xml:space="preserve">600 </w:t>
        </w:r>
        <w:proofErr w:type="spellStart"/>
        <w:r w:rsidR="007F2B19">
          <w:rPr>
            <w:rFonts w:ascii="Arial" w:hAnsi="Arial" w:cs="Arial"/>
            <w:sz w:val="24"/>
            <w:szCs w:val="24"/>
          </w:rPr>
          <w:t>ms</w:t>
        </w:r>
        <w:proofErr w:type="spellEnd"/>
        <w:r w:rsidR="007F2B19">
          <w:rPr>
            <w:rFonts w:ascii="Arial" w:hAnsi="Arial" w:cs="Arial"/>
            <w:sz w:val="24"/>
            <w:szCs w:val="24"/>
          </w:rPr>
          <w:t xml:space="preserve"> </w:t>
        </w:r>
      </w:ins>
      <w:ins w:id="83" w:author="Tiziana" w:date="2014-10-29T08:59:00Z">
        <w:r w:rsidR="007F2B19">
          <w:rPr>
            <w:rFonts w:ascii="Arial" w:hAnsi="Arial" w:cs="Arial"/>
            <w:sz w:val="24"/>
            <w:szCs w:val="24"/>
          </w:rPr>
          <w:t xml:space="preserve">later, </w:t>
        </w:r>
      </w:ins>
      <w:moveTo w:id="84" w:author="Tiziana" w:date="2014-10-29T08:55:00Z">
        <w:del w:id="85" w:author="Tiziana" w:date="2014-10-29T08:59:00Z">
          <w:r w:rsidR="007F2B19" w:rsidRPr="00230647" w:rsidDel="007F2B19">
            <w:rPr>
              <w:rFonts w:ascii="Arial" w:hAnsi="Arial" w:cs="Arial"/>
              <w:sz w:val="24"/>
              <w:szCs w:val="24"/>
            </w:rPr>
            <w:delText xml:space="preserve">blank </w:delText>
          </w:r>
        </w:del>
        <w:del w:id="86" w:author="Tiziana" w:date="2014-10-29T08:56:00Z">
          <w:r w:rsidR="007F2B19" w:rsidRPr="00230647" w:rsidDel="007F2B19">
            <w:rPr>
              <w:rFonts w:ascii="Arial" w:hAnsi="Arial" w:cs="Arial"/>
              <w:sz w:val="24"/>
              <w:szCs w:val="24"/>
            </w:rPr>
            <w:delText>(600</w:delText>
          </w:r>
          <w:r w:rsidR="007F2B19" w:rsidDel="007F2B19">
            <w:rPr>
              <w:rFonts w:ascii="Arial" w:hAnsi="Arial" w:cs="Arial"/>
              <w:sz w:val="24"/>
              <w:szCs w:val="24"/>
            </w:rPr>
            <w:delText xml:space="preserve"> </w:delText>
          </w:r>
          <w:r w:rsidR="007F2B19" w:rsidRPr="00230647" w:rsidDel="007F2B19">
            <w:rPr>
              <w:rFonts w:ascii="Arial" w:hAnsi="Arial" w:cs="Arial"/>
              <w:sz w:val="24"/>
              <w:szCs w:val="24"/>
            </w:rPr>
            <w:delText xml:space="preserve">ms) and </w:delText>
          </w:r>
        </w:del>
        <w:r w:rsidR="007F2B19" w:rsidRPr="00230647">
          <w:rPr>
            <w:rFonts w:ascii="Arial" w:hAnsi="Arial" w:cs="Arial"/>
            <w:sz w:val="24"/>
            <w:szCs w:val="24"/>
          </w:rPr>
          <w:t xml:space="preserve">a </w:t>
        </w:r>
      </w:moveTo>
      <w:ins w:id="87" w:author="Tiziana" w:date="2014-10-29T08:56:00Z">
        <w:r w:rsidR="007F2B19">
          <w:rPr>
            <w:rFonts w:ascii="Arial" w:hAnsi="Arial" w:cs="Arial"/>
            <w:sz w:val="24"/>
            <w:szCs w:val="24"/>
          </w:rPr>
          <w:t xml:space="preserve">second </w:t>
        </w:r>
      </w:ins>
      <w:ins w:id="88" w:author="Tiziana" w:date="2014-10-29T08:57:00Z">
        <w:r w:rsidR="007F2B19">
          <w:rPr>
            <w:rFonts w:ascii="Arial" w:hAnsi="Arial" w:cs="Arial"/>
            <w:sz w:val="24"/>
            <w:szCs w:val="24"/>
          </w:rPr>
          <w:t xml:space="preserve">variably oriented </w:t>
        </w:r>
      </w:ins>
      <w:ins w:id="89" w:author="Tiziana" w:date="2014-10-29T08:56:00Z">
        <w:r w:rsidR="007F2B19">
          <w:rPr>
            <w:rFonts w:ascii="Arial" w:hAnsi="Arial" w:cs="Arial"/>
            <w:sz w:val="24"/>
            <w:szCs w:val="24"/>
          </w:rPr>
          <w:t>Gabor patch</w:t>
        </w:r>
      </w:ins>
      <w:ins w:id="90" w:author="Tiziana" w:date="2014-10-29T08:57:00Z">
        <w:r w:rsidR="007F2B19">
          <w:rPr>
            <w:rFonts w:ascii="Arial" w:hAnsi="Arial" w:cs="Arial"/>
            <w:sz w:val="24"/>
            <w:szCs w:val="24"/>
          </w:rPr>
          <w:t>, hereafter referred to as ‘Probe’ stimulus</w:t>
        </w:r>
      </w:ins>
      <w:ins w:id="91" w:author="Tiziana" w:date="2014-10-29T09:00:00Z">
        <w:r w:rsidR="007F2B19">
          <w:rPr>
            <w:rFonts w:ascii="Arial" w:hAnsi="Arial" w:cs="Arial"/>
            <w:sz w:val="24"/>
            <w:szCs w:val="24"/>
          </w:rPr>
          <w:t xml:space="preserve"> was presented for 50 </w:t>
        </w:r>
        <w:proofErr w:type="spellStart"/>
        <w:r w:rsidR="007F2B19">
          <w:rPr>
            <w:rFonts w:ascii="Arial" w:hAnsi="Arial" w:cs="Arial"/>
            <w:sz w:val="24"/>
            <w:szCs w:val="24"/>
          </w:rPr>
          <w:t>ms</w:t>
        </w:r>
        <w:proofErr w:type="spellEnd"/>
        <w:r w:rsidR="007F2B19">
          <w:rPr>
            <w:rFonts w:ascii="Arial" w:hAnsi="Arial" w:cs="Arial"/>
            <w:sz w:val="24"/>
            <w:szCs w:val="24"/>
          </w:rPr>
          <w:t xml:space="preserve">. Subjects were then asked to </w:t>
        </w:r>
      </w:ins>
      <w:ins w:id="92" w:author="Tiziana" w:date="2014-10-29T09:01:00Z">
        <w:r w:rsidR="007F2B19">
          <w:rPr>
            <w:rFonts w:ascii="Arial" w:hAnsi="Arial" w:cs="Arial"/>
            <w:sz w:val="24"/>
            <w:szCs w:val="24"/>
          </w:rPr>
          <w:t xml:space="preserve">provide </w:t>
        </w:r>
      </w:ins>
      <w:ins w:id="93" w:author="Tiziana" w:date="2014-10-29T09:02:00Z">
        <w:r w:rsidR="007F2B19">
          <w:rPr>
            <w:rFonts w:ascii="Arial" w:hAnsi="Arial" w:cs="Arial"/>
            <w:sz w:val="24"/>
            <w:szCs w:val="24"/>
          </w:rPr>
          <w:t xml:space="preserve">a behavioural </w:t>
        </w:r>
      </w:ins>
      <w:ins w:id="94" w:author="Tiziana" w:date="2014-10-29T09:01:00Z">
        <w:r w:rsidR="007F2B19">
          <w:rPr>
            <w:rFonts w:ascii="Arial" w:hAnsi="Arial" w:cs="Arial"/>
            <w:sz w:val="24"/>
            <w:szCs w:val="24"/>
          </w:rPr>
          <w:t>response</w:t>
        </w:r>
      </w:ins>
      <w:ins w:id="95" w:author="Tiziana" w:date="2014-10-29T09:02:00Z">
        <w:r w:rsidR="007F2B19">
          <w:rPr>
            <w:rFonts w:ascii="Arial" w:hAnsi="Arial" w:cs="Arial"/>
            <w:sz w:val="24"/>
            <w:szCs w:val="24"/>
          </w:rPr>
          <w:t xml:space="preserve"> fulfilling two tasks simultaneously. First</w:t>
        </w:r>
      </w:ins>
      <w:ins w:id="96" w:author="Tiziana" w:date="2014-10-29T09:01:00Z">
        <w:r w:rsidR="007F2B19">
          <w:rPr>
            <w:rFonts w:ascii="Arial" w:hAnsi="Arial" w:cs="Arial"/>
            <w:sz w:val="24"/>
            <w:szCs w:val="24"/>
          </w:rPr>
          <w:t xml:space="preserve"> </w:t>
        </w:r>
      </w:ins>
      <w:ins w:id="97" w:author="Tiziana" w:date="2014-10-29T09:00:00Z">
        <w:r w:rsidR="007F2B19" w:rsidRPr="00230647">
          <w:rPr>
            <w:rFonts w:ascii="Arial" w:hAnsi="Arial" w:cs="Arial"/>
            <w:noProof/>
            <w:sz w:val="24"/>
            <w:szCs w:val="24"/>
            <w:lang w:val="en-US" w:eastAsia="it-IT"/>
          </w:rPr>
          <w:t xml:space="preserve">subjects had to indicate whether the </w:t>
        </w:r>
      </w:ins>
      <w:ins w:id="98" w:author="Tiziana" w:date="2014-10-29T09:01:00Z">
        <w:r w:rsidR="007F2B19">
          <w:rPr>
            <w:rFonts w:ascii="Arial" w:hAnsi="Arial" w:cs="Arial"/>
            <w:noProof/>
            <w:sz w:val="24"/>
            <w:szCs w:val="24"/>
            <w:lang w:val="en-US" w:eastAsia="it-IT"/>
          </w:rPr>
          <w:t>P</w:t>
        </w:r>
      </w:ins>
      <w:ins w:id="99" w:author="Tiziana" w:date="2014-10-29T09:00:00Z">
        <w:r w:rsidR="007F2B19" w:rsidRPr="00230647">
          <w:rPr>
            <w:rFonts w:ascii="Arial" w:hAnsi="Arial" w:cs="Arial"/>
            <w:noProof/>
            <w:sz w:val="24"/>
            <w:szCs w:val="24"/>
            <w:lang w:val="en-US" w:eastAsia="it-IT"/>
          </w:rPr>
          <w:t xml:space="preserve">robe was rotated clockwise </w:t>
        </w:r>
      </w:ins>
      <w:ins w:id="100" w:author="Tiziana" w:date="2014-10-29T09:01:00Z">
        <w:r w:rsidR="007F2B19">
          <w:rPr>
            <w:rFonts w:ascii="Arial" w:hAnsi="Arial" w:cs="Arial"/>
            <w:noProof/>
            <w:sz w:val="24"/>
            <w:szCs w:val="24"/>
            <w:lang w:val="en-US" w:eastAsia="it-IT"/>
          </w:rPr>
          <w:t xml:space="preserve">(right hand) </w:t>
        </w:r>
      </w:ins>
      <w:ins w:id="101" w:author="Tiziana" w:date="2014-10-29T09:00:00Z">
        <w:r w:rsidR="007F2B19" w:rsidRPr="00230647">
          <w:rPr>
            <w:rFonts w:ascii="Arial" w:hAnsi="Arial" w:cs="Arial"/>
            <w:noProof/>
            <w:sz w:val="24"/>
            <w:szCs w:val="24"/>
            <w:lang w:val="en-US" w:eastAsia="it-IT"/>
          </w:rPr>
          <w:t xml:space="preserve">or anti-clockwise </w:t>
        </w:r>
      </w:ins>
      <w:ins w:id="102" w:author="Tiziana" w:date="2014-10-29T09:02:00Z">
        <w:r w:rsidR="007F2B19">
          <w:rPr>
            <w:rFonts w:ascii="Arial" w:hAnsi="Arial" w:cs="Arial"/>
            <w:noProof/>
            <w:sz w:val="24"/>
            <w:szCs w:val="24"/>
            <w:lang w:val="en-US" w:eastAsia="it-IT"/>
          </w:rPr>
          <w:t>(</w:t>
        </w:r>
        <w:commentRangeStart w:id="103"/>
        <w:r w:rsidR="007F2B19">
          <w:rPr>
            <w:rFonts w:ascii="Arial" w:hAnsi="Arial" w:cs="Arial"/>
            <w:noProof/>
            <w:sz w:val="24"/>
            <w:szCs w:val="24"/>
            <w:lang w:val="en-US" w:eastAsia="it-IT"/>
          </w:rPr>
          <w:t xml:space="preserve">left </w:t>
        </w:r>
        <w:commentRangeEnd w:id="103"/>
        <w:r w:rsidR="007F2B19">
          <w:rPr>
            <w:rStyle w:val="CommentReference"/>
          </w:rPr>
          <w:commentReference w:id="103"/>
        </w:r>
        <w:r w:rsidR="007F2B19">
          <w:rPr>
            <w:rFonts w:ascii="Arial" w:hAnsi="Arial" w:cs="Arial"/>
            <w:noProof/>
            <w:sz w:val="24"/>
            <w:szCs w:val="24"/>
            <w:lang w:val="en-US" w:eastAsia="it-IT"/>
          </w:rPr>
          <w:t xml:space="preserve">hand) </w:t>
        </w:r>
      </w:ins>
      <w:ins w:id="104" w:author="Tiziana" w:date="2014-10-29T09:00:00Z">
        <w:r w:rsidR="007F2B19">
          <w:rPr>
            <w:rFonts w:ascii="Arial" w:hAnsi="Arial" w:cs="Arial"/>
            <w:noProof/>
            <w:sz w:val="24"/>
            <w:szCs w:val="24"/>
            <w:lang w:val="en-US" w:eastAsia="it-IT"/>
          </w:rPr>
          <w:t>relative</w:t>
        </w:r>
        <w:r w:rsidR="007F2B19" w:rsidRPr="00230647">
          <w:rPr>
            <w:rFonts w:ascii="Arial" w:hAnsi="Arial" w:cs="Arial"/>
            <w:noProof/>
            <w:sz w:val="24"/>
            <w:szCs w:val="24"/>
            <w:lang w:val="en-US" w:eastAsia="it-IT"/>
          </w:rPr>
          <w:t xml:space="preserve"> to the </w:t>
        </w:r>
      </w:ins>
      <w:ins w:id="105" w:author="Tiziana" w:date="2014-10-29T09:01:00Z">
        <w:r w:rsidR="007F2B19">
          <w:rPr>
            <w:rFonts w:ascii="Arial" w:hAnsi="Arial" w:cs="Arial"/>
            <w:noProof/>
            <w:sz w:val="24"/>
            <w:szCs w:val="24"/>
            <w:lang w:val="en-US" w:eastAsia="it-IT"/>
          </w:rPr>
          <w:t>T</w:t>
        </w:r>
      </w:ins>
      <w:ins w:id="106" w:author="Tiziana" w:date="2014-10-29T09:00:00Z">
        <w:r w:rsidR="007F2B19" w:rsidRPr="00230647">
          <w:rPr>
            <w:rFonts w:ascii="Arial" w:hAnsi="Arial" w:cs="Arial"/>
            <w:noProof/>
            <w:sz w:val="24"/>
            <w:szCs w:val="24"/>
            <w:lang w:val="en-US" w:eastAsia="it-IT"/>
          </w:rPr>
          <w:t>arget.</w:t>
        </w:r>
      </w:ins>
      <w:ins w:id="107" w:author="Tiziana" w:date="2014-10-29T09:03:00Z">
        <w:r w:rsidR="007F2B19">
          <w:rPr>
            <w:rFonts w:ascii="Arial" w:hAnsi="Arial" w:cs="Arial"/>
            <w:noProof/>
            <w:sz w:val="24"/>
            <w:szCs w:val="24"/>
            <w:lang w:val="en-US" w:eastAsia="it-IT"/>
          </w:rPr>
          <w:t xml:space="preserve"> Second, </w:t>
        </w:r>
        <w:r w:rsidR="007F2B19">
          <w:rPr>
            <w:rFonts w:ascii="Arial" w:hAnsi="Arial" w:cs="Arial"/>
            <w:sz w:val="24"/>
            <w:szCs w:val="24"/>
          </w:rPr>
          <w:t>s</w:t>
        </w:r>
      </w:ins>
      <w:ins w:id="108" w:author="Tiziana" w:date="2014-10-29T09:00:00Z">
        <w:r w:rsidR="007F2B19" w:rsidRPr="00230647">
          <w:rPr>
            <w:rFonts w:ascii="Arial" w:hAnsi="Arial" w:cs="Arial"/>
            <w:sz w:val="24"/>
            <w:szCs w:val="24"/>
          </w:rPr>
          <w:t xml:space="preserve">ubjects had to report the visibility of the target itself in a range from 1: no experience of the </w:t>
        </w:r>
      </w:ins>
      <w:ins w:id="109" w:author="Tiziana" w:date="2014-10-29T09:03:00Z">
        <w:r w:rsidR="007F2B19">
          <w:rPr>
            <w:rFonts w:ascii="Arial" w:hAnsi="Arial" w:cs="Arial"/>
            <w:sz w:val="24"/>
            <w:szCs w:val="24"/>
          </w:rPr>
          <w:t>T</w:t>
        </w:r>
      </w:ins>
      <w:ins w:id="110" w:author="Tiziana" w:date="2014-10-29T09:00:00Z">
        <w:r w:rsidR="007F2B19" w:rsidRPr="00230647">
          <w:rPr>
            <w:rFonts w:ascii="Arial" w:hAnsi="Arial" w:cs="Arial"/>
            <w:sz w:val="24"/>
            <w:szCs w:val="24"/>
          </w:rPr>
          <w:t xml:space="preserve">arget to 4: clear experience of the </w:t>
        </w:r>
      </w:ins>
      <w:ins w:id="111" w:author="Tiziana" w:date="2014-10-29T09:03:00Z">
        <w:r w:rsidR="007F2B19">
          <w:rPr>
            <w:rFonts w:ascii="Arial" w:hAnsi="Arial" w:cs="Arial"/>
            <w:sz w:val="24"/>
            <w:szCs w:val="24"/>
          </w:rPr>
          <w:t>T</w:t>
        </w:r>
      </w:ins>
      <w:ins w:id="112" w:author="Tiziana" w:date="2014-10-29T09:00:00Z">
        <w:r w:rsidR="007F2B19" w:rsidRPr="00230647">
          <w:rPr>
            <w:rFonts w:ascii="Arial" w:hAnsi="Arial" w:cs="Arial"/>
            <w:sz w:val="24"/>
            <w:szCs w:val="24"/>
          </w:rPr>
          <w:t>arget, according to the Perceptual Awareness Scale</w:t>
        </w:r>
        <w:r w:rsidR="007F2B19" w:rsidRPr="00230647">
          <w:rPr>
            <w:rFonts w:ascii="Arial" w:hAnsi="Arial" w:cs="Arial"/>
            <w:sz w:val="24"/>
            <w:szCs w:val="24"/>
          </w:rPr>
          <w:fldChar w:fldCharType="begin" w:fldLock="1"/>
        </w:r>
        <w:r w:rsidR="007F2B19" w:rsidRPr="00230647">
          <w:rPr>
            <w:rFonts w:ascii="Arial" w:hAnsi="Arial" w:cs="Arial"/>
            <w:sz w:val="24"/>
            <w:szCs w:val="24"/>
          </w:rPr>
          <w:instrText>ADDIN CSL_CITATION { "citationItems" : [ { "id" : "ITEM-1", "itemData" : { "DOI" : "10.1016/j.concog.2006.04.002", "abstract" : "In a recent article, [Sergent, C. &amp; Dehaene, S. (2004). Is consciousness a gradual phenomenon? Evidence for an all-or-none bifurcation during the attentional blink, Psychological Science, 15(11), 720-729] claim to give experimental support to the thesis that there is a clear transition between conscious and unconscious perception. This idea is opposed to theoretical arguments that we should think of conscious perception as a continuum of clarity, with e.g., fringe conscious states [Mangan, B. (2001). Sensation's ghost-the non-sensory \"fringe\" of consciousness, Psyche, 7, 18]. In the experimental study described in this article, we find support for this opposite notion that we should have a parsimonious account of conscious perception. Our reported finding relates to the hypothesis that there is more than one perceptual threshold [Merikle, P.M., Smilek, D. &amp; Eastwood, J.D. (2001). Perception without awareness: perspectives from cognitive psychology, Cognition, 79, 115-134], but goes further to argue that there are different \"levels\" of conscious perception.", "author" : [ { "dropping-particle" : "", "family" : "Overgaard", "given" : "Morten", "non-dropping-particle" : "", "parse-names" : false, "suffix" : "" }, { "dropping-particle" : "", "family" : "Rote", "given" : "Julian", "non-dropping-particle" : "", "parse-names" : false, "suffix" : "" }, { "dropping-particle" : "", "family" : "Mouridsen", "given" : "Kim", "non-dropping-particle" : "", "parse-names" : false, "suffix" : "" }, { "dropping-particle" : "", "family" : "Rams\u00f8y", "given" : "Thomas Zo\u00ebga", "non-dropping-particle" : "", "parse-names" : false, "suffix" : "" } ], "container-title" : "Consciousness and cognition", "id" : "ITEM-1", "issue" : "4", "issued" : { "date-parts" : [ [ "2006", "12" ] ] }, "page" : "700-8", "title" : "Is conscious perception gradual or dichotomous? A comparison of report methodologies during a visual task.", "type" : "article-journal", "volume" : "15" }, "uris" : [ "http://www.mendeley.com/documents/?uuid=2f79513e-43c5-4712-ba5e-75cc6c8ecc4f" ] } ], "mendeley" : { "previouslyFormattedCitation" : "&lt;sup&gt;40&lt;/sup&gt;" }, "properties" : { "noteIndex" : 0 }, "schema" : "https://github.com/citation-style-language/schema/raw/master/csl-citation.json" }</w:instrText>
        </w:r>
        <w:r w:rsidR="007F2B19" w:rsidRPr="00230647">
          <w:rPr>
            <w:rFonts w:ascii="Arial" w:hAnsi="Arial" w:cs="Arial"/>
            <w:sz w:val="24"/>
            <w:szCs w:val="24"/>
          </w:rPr>
          <w:fldChar w:fldCharType="separate"/>
        </w:r>
        <w:r w:rsidR="007F2B19" w:rsidRPr="00230647">
          <w:rPr>
            <w:rFonts w:ascii="Arial" w:hAnsi="Arial" w:cs="Arial"/>
            <w:noProof/>
            <w:sz w:val="24"/>
            <w:szCs w:val="24"/>
            <w:vertAlign w:val="superscript"/>
          </w:rPr>
          <w:t>40</w:t>
        </w:r>
        <w:r w:rsidR="007F2B19" w:rsidRPr="00230647">
          <w:rPr>
            <w:rFonts w:ascii="Arial" w:hAnsi="Arial" w:cs="Arial"/>
            <w:sz w:val="24"/>
            <w:szCs w:val="24"/>
          </w:rPr>
          <w:fldChar w:fldCharType="end"/>
        </w:r>
        <w:r w:rsidR="007F2B19" w:rsidRPr="00230647">
          <w:rPr>
            <w:rFonts w:ascii="Arial" w:hAnsi="Arial" w:cs="Arial"/>
            <w:noProof/>
            <w:sz w:val="24"/>
            <w:szCs w:val="24"/>
            <w:lang w:val="en-US" w:eastAsia="it-IT"/>
          </w:rPr>
          <w:t xml:space="preserve">. </w:t>
        </w:r>
      </w:ins>
      <w:ins w:id="113" w:author="Tiziana" w:date="2014-10-29T09:04:00Z">
        <w:r w:rsidR="007F2B19">
          <w:rPr>
            <w:rFonts w:ascii="Arial" w:hAnsi="Arial" w:cs="Arial"/>
            <w:noProof/>
            <w:sz w:val="24"/>
            <w:szCs w:val="24"/>
            <w:lang w:val="en-US" w:eastAsia="it-IT"/>
          </w:rPr>
          <w:t>V</w:t>
        </w:r>
      </w:ins>
      <w:ins w:id="114" w:author="Tiziana" w:date="2014-10-29T09:00:00Z">
        <w:r w:rsidR="007F2B19" w:rsidRPr="00230647">
          <w:rPr>
            <w:rFonts w:ascii="Arial" w:hAnsi="Arial" w:cs="Arial"/>
            <w:noProof/>
            <w:sz w:val="24"/>
            <w:szCs w:val="24"/>
            <w:lang w:val="en-US" w:eastAsia="it-IT"/>
          </w:rPr>
          <w:t>isibility rating</w:t>
        </w:r>
      </w:ins>
      <w:ins w:id="115" w:author="Tiziana" w:date="2014-10-29T09:04:00Z">
        <w:r w:rsidR="007F2B19">
          <w:rPr>
            <w:rFonts w:ascii="Arial" w:hAnsi="Arial" w:cs="Arial"/>
            <w:noProof/>
            <w:sz w:val="24"/>
            <w:szCs w:val="24"/>
            <w:lang w:val="en-US" w:eastAsia="it-IT"/>
          </w:rPr>
          <w:t>s</w:t>
        </w:r>
      </w:ins>
      <w:ins w:id="116" w:author="Tiziana" w:date="2014-10-29T09:00:00Z">
        <w:r w:rsidR="007F2B19">
          <w:rPr>
            <w:rFonts w:ascii="Arial" w:hAnsi="Arial" w:cs="Arial"/>
            <w:noProof/>
            <w:sz w:val="24"/>
            <w:szCs w:val="24"/>
            <w:lang w:val="en-US" w:eastAsia="it-IT"/>
          </w:rPr>
          <w:t xml:space="preserve"> w</w:t>
        </w:r>
      </w:ins>
      <w:ins w:id="117" w:author="Tiziana" w:date="2014-10-29T09:04:00Z">
        <w:r w:rsidR="007F2B19">
          <w:rPr>
            <w:rFonts w:ascii="Arial" w:hAnsi="Arial" w:cs="Arial"/>
            <w:noProof/>
            <w:sz w:val="24"/>
            <w:szCs w:val="24"/>
            <w:lang w:val="en-US" w:eastAsia="it-IT"/>
          </w:rPr>
          <w:t>ere</w:t>
        </w:r>
      </w:ins>
      <w:ins w:id="118" w:author="Tiziana" w:date="2014-10-29T09:00:00Z">
        <w:r w:rsidR="007F2B19">
          <w:rPr>
            <w:rFonts w:ascii="Arial" w:hAnsi="Arial" w:cs="Arial"/>
            <w:noProof/>
            <w:sz w:val="24"/>
            <w:szCs w:val="24"/>
            <w:lang w:val="en-US" w:eastAsia="it-IT"/>
          </w:rPr>
          <w:t xml:space="preserve"> reported using </w:t>
        </w:r>
      </w:ins>
      <w:ins w:id="119" w:author="Tiziana" w:date="2014-10-29T09:04:00Z">
        <w:r w:rsidR="007F2B19">
          <w:rPr>
            <w:rFonts w:ascii="Arial" w:hAnsi="Arial" w:cs="Arial"/>
            <w:noProof/>
            <w:sz w:val="24"/>
            <w:szCs w:val="24"/>
            <w:lang w:val="en-US" w:eastAsia="it-IT"/>
          </w:rPr>
          <w:t>four</w:t>
        </w:r>
      </w:ins>
      <w:ins w:id="120" w:author="Tiziana" w:date="2014-10-29T09:00:00Z">
        <w:r w:rsidR="007F2B19" w:rsidRPr="00230647">
          <w:rPr>
            <w:rFonts w:ascii="Arial" w:hAnsi="Arial" w:cs="Arial"/>
            <w:noProof/>
            <w:sz w:val="24"/>
            <w:szCs w:val="24"/>
            <w:lang w:val="en-US" w:eastAsia="it-IT"/>
          </w:rPr>
          <w:t xml:space="preserve"> </w:t>
        </w:r>
      </w:ins>
      <w:ins w:id="121" w:author="Tiziana" w:date="2014-10-29T09:04:00Z">
        <w:r w:rsidR="007F2B19">
          <w:rPr>
            <w:rFonts w:ascii="Arial" w:hAnsi="Arial" w:cs="Arial"/>
            <w:noProof/>
            <w:sz w:val="24"/>
            <w:szCs w:val="24"/>
            <w:lang w:val="en-US" w:eastAsia="it-IT"/>
          </w:rPr>
          <w:t xml:space="preserve">of each hand’s </w:t>
        </w:r>
      </w:ins>
      <w:ins w:id="122" w:author="Tiziana" w:date="2014-10-29T09:00:00Z">
        <w:r w:rsidR="007F2B19">
          <w:rPr>
            <w:rFonts w:ascii="Arial" w:hAnsi="Arial" w:cs="Arial"/>
            <w:noProof/>
            <w:sz w:val="24"/>
            <w:szCs w:val="24"/>
            <w:lang w:val="en-US" w:eastAsia="it-IT"/>
          </w:rPr>
          <w:t>fingers</w:t>
        </w:r>
      </w:ins>
      <w:ins w:id="123" w:author="Tiziana" w:date="2014-10-29T09:04:00Z">
        <w:r w:rsidR="007F2B19">
          <w:rPr>
            <w:rFonts w:ascii="Arial" w:hAnsi="Arial" w:cs="Arial"/>
            <w:noProof/>
            <w:sz w:val="24"/>
            <w:szCs w:val="24"/>
            <w:lang w:val="en-US" w:eastAsia="it-IT"/>
          </w:rPr>
          <w:t xml:space="preserve">, </w:t>
        </w:r>
      </w:ins>
      <w:ins w:id="124" w:author="Tiziana" w:date="2014-10-29T09:00:00Z">
        <w:r w:rsidR="007F2B19" w:rsidRPr="00230647">
          <w:rPr>
            <w:rFonts w:ascii="Arial" w:hAnsi="Arial" w:cs="Arial"/>
            <w:noProof/>
            <w:sz w:val="24"/>
            <w:szCs w:val="24"/>
            <w:lang w:val="en-US" w:eastAsia="it-IT"/>
          </w:rPr>
          <w:t xml:space="preserve">where </w:t>
        </w:r>
      </w:ins>
      <w:ins w:id="125" w:author="Tiziana" w:date="2014-10-29T09:04:00Z">
        <w:r w:rsidR="007F2B19">
          <w:rPr>
            <w:rFonts w:ascii="Arial" w:hAnsi="Arial" w:cs="Arial"/>
            <w:noProof/>
            <w:sz w:val="24"/>
            <w:szCs w:val="24"/>
            <w:lang w:val="en-US" w:eastAsia="it-IT"/>
          </w:rPr>
          <w:t xml:space="preserve">the </w:t>
        </w:r>
      </w:ins>
      <w:ins w:id="126" w:author="Tiziana" w:date="2014-10-29T09:00:00Z">
        <w:r w:rsidR="007F2B19" w:rsidRPr="00230647">
          <w:rPr>
            <w:rFonts w:ascii="Arial" w:hAnsi="Arial" w:cs="Arial"/>
            <w:noProof/>
            <w:sz w:val="24"/>
            <w:szCs w:val="24"/>
            <w:lang w:val="en-US" w:eastAsia="it-IT"/>
          </w:rPr>
          <w:t xml:space="preserve">index fingers </w:t>
        </w:r>
      </w:ins>
      <w:ins w:id="127" w:author="Tiziana" w:date="2014-10-29T09:04:00Z">
        <w:r w:rsidR="007F2B19">
          <w:rPr>
            <w:rFonts w:ascii="Arial" w:hAnsi="Arial" w:cs="Arial"/>
            <w:noProof/>
            <w:sz w:val="24"/>
            <w:szCs w:val="24"/>
            <w:lang w:val="en-US" w:eastAsia="it-IT"/>
          </w:rPr>
          <w:t xml:space="preserve">indicated </w:t>
        </w:r>
      </w:ins>
      <w:ins w:id="128" w:author="Tiziana" w:date="2014-10-29T09:05:00Z">
        <w:r w:rsidR="006C4FC1">
          <w:rPr>
            <w:rFonts w:ascii="Arial" w:hAnsi="Arial" w:cs="Arial"/>
            <w:noProof/>
            <w:sz w:val="24"/>
            <w:szCs w:val="24"/>
            <w:lang w:val="en-US" w:eastAsia="it-IT"/>
          </w:rPr>
          <w:t>no</w:t>
        </w:r>
      </w:ins>
      <w:ins w:id="129" w:author="Tiziana" w:date="2014-10-29T09:04:00Z">
        <w:r w:rsidR="006C4FC1">
          <w:rPr>
            <w:rFonts w:ascii="Arial" w:hAnsi="Arial" w:cs="Arial"/>
            <w:noProof/>
            <w:sz w:val="24"/>
            <w:szCs w:val="24"/>
            <w:lang w:val="en-US" w:eastAsia="it-IT"/>
          </w:rPr>
          <w:t xml:space="preserve"> visibility</w:t>
        </w:r>
      </w:ins>
      <w:ins w:id="130" w:author="Tiziana" w:date="2014-10-29T09:00:00Z">
        <w:r w:rsidR="007F2B19" w:rsidRPr="00230647">
          <w:rPr>
            <w:rFonts w:ascii="Arial" w:hAnsi="Arial" w:cs="Arial"/>
            <w:noProof/>
            <w:sz w:val="24"/>
            <w:szCs w:val="24"/>
            <w:lang w:val="en-US" w:eastAsia="it-IT"/>
          </w:rPr>
          <w:t xml:space="preserve"> and</w:t>
        </w:r>
      </w:ins>
      <w:ins w:id="131" w:author="Tiziana" w:date="2014-10-29T09:05:00Z">
        <w:r w:rsidR="006C4FC1">
          <w:rPr>
            <w:rFonts w:ascii="Arial" w:hAnsi="Arial" w:cs="Arial"/>
            <w:noProof/>
            <w:sz w:val="24"/>
            <w:szCs w:val="24"/>
            <w:lang w:val="en-US" w:eastAsia="it-IT"/>
          </w:rPr>
          <w:t xml:space="preserve"> the</w:t>
        </w:r>
      </w:ins>
      <w:ins w:id="132" w:author="Tiziana" w:date="2014-10-29T09:00:00Z">
        <w:r w:rsidR="007F2B19" w:rsidRPr="00230647">
          <w:rPr>
            <w:rFonts w:ascii="Arial" w:hAnsi="Arial" w:cs="Arial"/>
            <w:noProof/>
            <w:sz w:val="24"/>
            <w:szCs w:val="24"/>
            <w:lang w:val="en-US" w:eastAsia="it-IT"/>
          </w:rPr>
          <w:t xml:space="preserve"> </w:t>
        </w:r>
        <w:r w:rsidR="007F2B19">
          <w:rPr>
            <w:rFonts w:ascii="Arial" w:hAnsi="Arial" w:cs="Arial"/>
            <w:noProof/>
            <w:sz w:val="24"/>
            <w:szCs w:val="24"/>
            <w:lang w:val="en-US" w:eastAsia="it-IT"/>
          </w:rPr>
          <w:t xml:space="preserve">little fingers </w:t>
        </w:r>
      </w:ins>
      <w:ins w:id="133" w:author="Tiziana" w:date="2014-10-29T09:05:00Z">
        <w:r w:rsidR="006C4FC1">
          <w:rPr>
            <w:rFonts w:ascii="Arial" w:hAnsi="Arial" w:cs="Arial"/>
            <w:noProof/>
            <w:sz w:val="24"/>
            <w:szCs w:val="24"/>
            <w:lang w:val="en-US" w:eastAsia="it-IT"/>
          </w:rPr>
          <w:t xml:space="preserve">indicated maximum </w:t>
        </w:r>
      </w:ins>
      <w:ins w:id="134" w:author="Tiziana" w:date="2014-10-29T09:00:00Z">
        <w:r w:rsidR="006C4FC1">
          <w:rPr>
            <w:rFonts w:ascii="Arial" w:hAnsi="Arial" w:cs="Arial"/>
            <w:noProof/>
            <w:sz w:val="24"/>
            <w:szCs w:val="24"/>
            <w:lang w:val="en-US" w:eastAsia="it-IT"/>
          </w:rPr>
          <w:t>visibility</w:t>
        </w:r>
        <w:r w:rsidR="007F2B19" w:rsidRPr="00230647">
          <w:rPr>
            <w:rFonts w:ascii="Arial" w:hAnsi="Arial" w:cs="Arial"/>
            <w:noProof/>
            <w:sz w:val="24"/>
            <w:szCs w:val="24"/>
            <w:lang w:val="en-US" w:eastAsia="it-IT"/>
          </w:rPr>
          <w:t>.</w:t>
        </w:r>
      </w:ins>
    </w:p>
    <w:p w:rsidR="0045574F" w:rsidRDefault="007F2B19" w:rsidP="00230647">
      <w:pPr>
        <w:spacing w:line="480" w:lineRule="auto"/>
        <w:ind w:firstLine="708"/>
        <w:jc w:val="both"/>
        <w:rPr>
          <w:ins w:id="135" w:author="Tiziana" w:date="2014-10-29T08:22:00Z"/>
          <w:rFonts w:ascii="Arial" w:hAnsi="Arial" w:cs="Arial"/>
          <w:sz w:val="24"/>
          <w:szCs w:val="24"/>
        </w:rPr>
      </w:pPr>
      <w:ins w:id="136" w:author="Tiziana" w:date="2014-10-29T08:57:00Z">
        <w:r>
          <w:rPr>
            <w:rFonts w:ascii="Arial" w:hAnsi="Arial" w:cs="Arial"/>
            <w:sz w:val="24"/>
            <w:szCs w:val="24"/>
          </w:rPr>
          <w:t xml:space="preserve"> </w:t>
        </w:r>
      </w:ins>
      <w:moveTo w:id="137" w:author="Tiziana" w:date="2014-10-29T08:55:00Z">
        <w:del w:id="138" w:author="Tiziana" w:date="2014-10-29T08:57:00Z">
          <w:r w:rsidRPr="00230647" w:rsidDel="007F2B19">
            <w:rPr>
              <w:rFonts w:ascii="Arial" w:hAnsi="Arial" w:cs="Arial"/>
              <w:sz w:val="24"/>
              <w:szCs w:val="24"/>
            </w:rPr>
            <w:delText>probe oriented stimulus (50</w:delText>
          </w:r>
          <w:r w:rsidDel="007F2B19">
            <w:rPr>
              <w:rFonts w:ascii="Arial" w:hAnsi="Arial" w:cs="Arial"/>
              <w:sz w:val="24"/>
              <w:szCs w:val="24"/>
            </w:rPr>
            <w:delText xml:space="preserve"> </w:delText>
          </w:r>
          <w:r w:rsidRPr="00230647" w:rsidDel="007F2B19">
            <w:rPr>
              <w:rFonts w:ascii="Arial" w:hAnsi="Arial" w:cs="Arial"/>
              <w:sz w:val="24"/>
              <w:szCs w:val="24"/>
            </w:rPr>
            <w:delText xml:space="preserve">ms) followed </w:delText>
          </w:r>
          <w:r w:rsidDel="007F2B19">
            <w:rPr>
              <w:rFonts w:ascii="Arial" w:hAnsi="Arial" w:cs="Arial"/>
              <w:sz w:val="24"/>
              <w:szCs w:val="24"/>
            </w:rPr>
            <w:delText>(f</w:delText>
          </w:r>
          <w:r w:rsidRPr="00230647" w:rsidDel="007F2B19">
            <w:rPr>
              <w:rFonts w:ascii="Arial" w:hAnsi="Arial" w:cs="Arial"/>
              <w:sz w:val="24"/>
              <w:szCs w:val="24"/>
            </w:rPr>
            <w:delText>ig</w:delText>
          </w:r>
          <w:r w:rsidDel="007F2B19">
            <w:rPr>
              <w:rFonts w:ascii="Arial" w:hAnsi="Arial" w:cs="Arial"/>
              <w:sz w:val="24"/>
              <w:szCs w:val="24"/>
            </w:rPr>
            <w:delText xml:space="preserve"> </w:delText>
          </w:r>
          <w:r w:rsidRPr="00230647" w:rsidDel="007F2B19">
            <w:rPr>
              <w:rFonts w:ascii="Arial" w:hAnsi="Arial" w:cs="Arial"/>
              <w:sz w:val="24"/>
              <w:szCs w:val="24"/>
            </w:rPr>
            <w:delText>1</w:delText>
          </w:r>
          <w:r w:rsidDel="007F2B19">
            <w:rPr>
              <w:rFonts w:ascii="Arial" w:hAnsi="Arial" w:cs="Arial"/>
              <w:sz w:val="24"/>
              <w:szCs w:val="24"/>
            </w:rPr>
            <w:delText>)</w:delText>
          </w:r>
        </w:del>
        <w:del w:id="139" w:author="Tiziana" w:date="2014-10-29T09:00:00Z">
          <w:r w:rsidRPr="00230647" w:rsidDel="007F2B19">
            <w:rPr>
              <w:rFonts w:ascii="Arial" w:hAnsi="Arial" w:cs="Arial"/>
              <w:sz w:val="24"/>
              <w:szCs w:val="24"/>
            </w:rPr>
            <w:delText>.</w:delText>
          </w:r>
        </w:del>
      </w:moveTo>
      <w:moveToRangeEnd w:id="57"/>
      <w:del w:id="140" w:author="Tiziana" w:date="2014-10-29T08:20:00Z">
        <w:r w:rsidR="00230647" w:rsidRPr="00230647" w:rsidDel="0045574F">
          <w:rPr>
            <w:rFonts w:ascii="Arial" w:hAnsi="Arial" w:cs="Arial"/>
            <w:sz w:val="24"/>
            <w:szCs w:val="24"/>
          </w:rPr>
          <w:delText xml:space="preserve">We experimentally manipulated the visibility of this first stimulus, called target, by varying its </w:delText>
        </w:r>
      </w:del>
    </w:p>
    <w:p w:rsidR="0045574F" w:rsidRDefault="0045574F" w:rsidP="007F2B19">
      <w:pPr>
        <w:pStyle w:val="Heading2"/>
        <w:rPr>
          <w:ins w:id="141" w:author="Tiziana" w:date="2014-10-29T08:22:00Z"/>
        </w:rPr>
        <w:pPrChange w:id="142" w:author="Tiziana" w:date="2014-10-29T08:58:00Z">
          <w:pPr>
            <w:spacing w:line="480" w:lineRule="auto"/>
            <w:ind w:firstLine="708"/>
            <w:jc w:val="both"/>
          </w:pPr>
        </w:pPrChange>
      </w:pPr>
      <w:ins w:id="143" w:author="Tiziana" w:date="2014-10-29T08:22:00Z">
        <w:r>
          <w:lastRenderedPageBreak/>
          <w:t>Stimuli</w:t>
        </w:r>
      </w:ins>
    </w:p>
    <w:p w:rsidR="00230647" w:rsidRPr="00230647" w:rsidRDefault="006C4FC1" w:rsidP="00230647">
      <w:pPr>
        <w:spacing w:line="480" w:lineRule="auto"/>
        <w:ind w:firstLine="708"/>
        <w:jc w:val="both"/>
        <w:rPr>
          <w:rFonts w:ascii="Arial" w:hAnsi="Arial" w:cs="Arial"/>
          <w:sz w:val="24"/>
          <w:szCs w:val="24"/>
        </w:rPr>
      </w:pPr>
      <w:ins w:id="144" w:author="Tiziana" w:date="2014-10-29T09:05:00Z">
        <w:r>
          <w:rPr>
            <w:rFonts w:ascii="Arial" w:hAnsi="Arial" w:cs="Arial"/>
            <w:sz w:val="24"/>
            <w:szCs w:val="24"/>
          </w:rPr>
          <w:t xml:space="preserve">Target and Probe stimuli were Gabor patches Gaussian </w:t>
        </w:r>
        <w:proofErr w:type="spellStart"/>
        <w:proofErr w:type="gramStart"/>
        <w:r>
          <w:rPr>
            <w:rFonts w:ascii="Arial" w:hAnsi="Arial" w:cs="Arial"/>
            <w:sz w:val="24"/>
            <w:szCs w:val="24"/>
          </w:rPr>
          <w:t>std</w:t>
        </w:r>
        <w:proofErr w:type="spellEnd"/>
        <w:proofErr w:type="gramEnd"/>
        <w:r>
          <w:rPr>
            <w:rFonts w:ascii="Arial" w:hAnsi="Arial" w:cs="Arial"/>
            <w:sz w:val="24"/>
            <w:szCs w:val="24"/>
          </w:rPr>
          <w:t>, size</w:t>
        </w:r>
      </w:ins>
      <w:ins w:id="145" w:author="Tiziana" w:date="2014-10-29T09:06:00Z">
        <w:r>
          <w:rPr>
            <w:rFonts w:ascii="Arial" w:hAnsi="Arial" w:cs="Arial"/>
            <w:sz w:val="24"/>
            <w:szCs w:val="24"/>
          </w:rPr>
          <w:t xml:space="preserve"> </w:t>
        </w:r>
        <w:proofErr w:type="spellStart"/>
        <w:r>
          <w:rPr>
            <w:rFonts w:ascii="Arial" w:hAnsi="Arial" w:cs="Arial"/>
            <w:sz w:val="24"/>
            <w:szCs w:val="24"/>
          </w:rPr>
          <w:t>etc</w:t>
        </w:r>
        <w:proofErr w:type="spellEnd"/>
        <w:r>
          <w:rPr>
            <w:rFonts w:ascii="Arial" w:hAnsi="Arial" w:cs="Arial"/>
            <w:sz w:val="24"/>
            <w:szCs w:val="24"/>
          </w:rPr>
          <w:t>)</w:t>
        </w:r>
      </w:ins>
      <w:ins w:id="146" w:author="Tiziana" w:date="2014-10-29T09:08:00Z">
        <w:r>
          <w:rPr>
            <w:rFonts w:ascii="Arial" w:hAnsi="Arial" w:cs="Arial"/>
            <w:sz w:val="24"/>
            <w:szCs w:val="24"/>
          </w:rPr>
          <w:t xml:space="preserve">. </w:t>
        </w:r>
        <w:proofErr w:type="gramStart"/>
        <w:r>
          <w:rPr>
            <w:rFonts w:ascii="Arial" w:hAnsi="Arial" w:cs="Arial"/>
            <w:sz w:val="24"/>
            <w:szCs w:val="24"/>
          </w:rPr>
          <w:t>Spatial frequency of probe and target?</w:t>
        </w:r>
        <w:proofErr w:type="gramEnd"/>
        <w:r>
          <w:rPr>
            <w:rFonts w:ascii="Arial" w:hAnsi="Arial" w:cs="Arial"/>
            <w:sz w:val="24"/>
            <w:szCs w:val="24"/>
          </w:rPr>
          <w:t xml:space="preserve"> </w:t>
        </w:r>
      </w:ins>
      <w:moveToRangeStart w:id="147" w:author="Tiziana" w:date="2014-10-29T09:09:00Z" w:name="move402337126"/>
      <w:moveTo w:id="148" w:author="Tiziana" w:date="2014-10-29T09:09:00Z">
        <w:del w:id="149" w:author="Tiziana" w:date="2014-10-29T09:10:00Z">
          <w:r w:rsidRPr="00230647" w:rsidDel="006C4FC1">
            <w:rPr>
              <w:rFonts w:ascii="Arial" w:hAnsi="Arial" w:cs="Arial"/>
              <w:sz w:val="24"/>
              <w:szCs w:val="24"/>
            </w:rPr>
            <w:delText>The</w:delText>
          </w:r>
        </w:del>
      </w:moveTo>
      <w:ins w:id="150" w:author="Tiziana" w:date="2014-10-29T09:10:00Z">
        <w:r>
          <w:rPr>
            <w:rFonts w:ascii="Arial" w:hAnsi="Arial" w:cs="Arial"/>
            <w:sz w:val="24"/>
            <w:szCs w:val="24"/>
          </w:rPr>
          <w:t>Target and Probe</w:t>
        </w:r>
      </w:ins>
      <w:moveTo w:id="151" w:author="Tiziana" w:date="2014-10-29T09:09:00Z">
        <w:r w:rsidRPr="00230647">
          <w:rPr>
            <w:rFonts w:ascii="Arial" w:hAnsi="Arial" w:cs="Arial"/>
            <w:sz w:val="24"/>
            <w:szCs w:val="24"/>
          </w:rPr>
          <w:t xml:space="preserve"> phase</w:t>
        </w:r>
      </w:moveTo>
      <w:ins w:id="152" w:author="Tiziana" w:date="2014-10-29T09:10:00Z">
        <w:r>
          <w:rPr>
            <w:rFonts w:ascii="Arial" w:hAnsi="Arial" w:cs="Arial"/>
            <w:sz w:val="24"/>
            <w:szCs w:val="24"/>
          </w:rPr>
          <w:t xml:space="preserve">s were </w:t>
        </w:r>
        <w:commentRangeStart w:id="153"/>
        <w:r>
          <w:rPr>
            <w:rFonts w:ascii="Arial" w:hAnsi="Arial" w:cs="Arial"/>
            <w:sz w:val="24"/>
            <w:szCs w:val="24"/>
          </w:rPr>
          <w:t>identical</w:t>
        </w:r>
        <w:commentRangeEnd w:id="153"/>
        <w:r>
          <w:rPr>
            <w:rStyle w:val="CommentReference"/>
          </w:rPr>
          <w:commentReference w:id="153"/>
        </w:r>
      </w:ins>
      <w:moveTo w:id="154" w:author="Tiziana" w:date="2014-10-29T09:09:00Z">
        <w:r w:rsidRPr="00230647">
          <w:rPr>
            <w:rFonts w:ascii="Arial" w:hAnsi="Arial" w:cs="Arial"/>
            <w:sz w:val="24"/>
            <w:szCs w:val="24"/>
          </w:rPr>
          <w:t xml:space="preserve"> </w:t>
        </w:r>
        <w:del w:id="155" w:author="Tiziana" w:date="2014-10-29T09:10:00Z">
          <w:r w:rsidRPr="00230647" w:rsidDel="006C4FC1">
            <w:rPr>
              <w:rFonts w:ascii="Arial" w:hAnsi="Arial" w:cs="Arial"/>
              <w:sz w:val="24"/>
              <w:szCs w:val="24"/>
            </w:rPr>
            <w:delText>was</w:delText>
          </w:r>
        </w:del>
      </w:moveTo>
      <w:ins w:id="156" w:author="Tiziana" w:date="2014-10-29T09:10:00Z">
        <w:r>
          <w:rPr>
            <w:rFonts w:ascii="Arial" w:hAnsi="Arial" w:cs="Arial"/>
            <w:sz w:val="24"/>
            <w:szCs w:val="24"/>
          </w:rPr>
          <w:t>and</w:t>
        </w:r>
      </w:ins>
      <w:moveTo w:id="157" w:author="Tiziana" w:date="2014-10-29T09:09:00Z">
        <w:r w:rsidRPr="00230647">
          <w:rPr>
            <w:rFonts w:ascii="Arial" w:hAnsi="Arial" w:cs="Arial"/>
            <w:sz w:val="24"/>
            <w:szCs w:val="24"/>
          </w:rPr>
          <w:t xml:space="preserve"> randomly determined at each trial. </w:t>
        </w:r>
      </w:moveTo>
      <w:moveToRangeEnd w:id="147"/>
      <w:ins w:id="158" w:author="Tiziana" w:date="2014-10-29T08:20:00Z">
        <w:r w:rsidR="0045574F">
          <w:rPr>
            <w:rFonts w:ascii="Arial" w:hAnsi="Arial" w:cs="Arial"/>
            <w:sz w:val="24"/>
            <w:szCs w:val="24"/>
          </w:rPr>
          <w:t xml:space="preserve">Target </w:t>
        </w:r>
      </w:ins>
      <w:r w:rsidR="00230647" w:rsidRPr="00230647">
        <w:rPr>
          <w:rFonts w:ascii="Arial" w:hAnsi="Arial" w:cs="Arial"/>
          <w:sz w:val="24"/>
          <w:szCs w:val="24"/>
        </w:rPr>
        <w:t>contrast</w:t>
      </w:r>
      <w:ins w:id="159" w:author="Tiziana" w:date="2014-10-29T08:20:00Z">
        <w:r w:rsidR="0045574F">
          <w:rPr>
            <w:rFonts w:ascii="Arial" w:hAnsi="Arial" w:cs="Arial"/>
            <w:sz w:val="24"/>
            <w:szCs w:val="24"/>
          </w:rPr>
          <w:t xml:space="preserve"> was varied</w:t>
        </w:r>
      </w:ins>
      <w:r w:rsidR="00230647" w:rsidRPr="00230647">
        <w:rPr>
          <w:rFonts w:ascii="Arial" w:hAnsi="Arial" w:cs="Arial"/>
          <w:sz w:val="24"/>
          <w:szCs w:val="24"/>
        </w:rPr>
        <w:t xml:space="preserve"> across </w:t>
      </w:r>
      <w:commentRangeStart w:id="160"/>
      <w:del w:id="161" w:author="Tiziana" w:date="2014-10-29T08:20:00Z">
        <w:r w:rsidR="00230647" w:rsidRPr="00230647" w:rsidDel="0045574F">
          <w:rPr>
            <w:rFonts w:ascii="Arial" w:hAnsi="Arial" w:cs="Arial"/>
            <w:sz w:val="24"/>
            <w:szCs w:val="24"/>
          </w:rPr>
          <w:delText>4</w:delText>
        </w:r>
      </w:del>
      <w:commentRangeEnd w:id="160"/>
      <w:r w:rsidR="0045574F">
        <w:rPr>
          <w:rStyle w:val="CommentReference"/>
        </w:rPr>
        <w:commentReference w:id="160"/>
      </w:r>
      <w:del w:id="162" w:author="Tiziana" w:date="2014-10-29T08:20:00Z">
        <w:r w:rsidR="00230647" w:rsidRPr="00230647" w:rsidDel="0045574F">
          <w:rPr>
            <w:rFonts w:ascii="Arial" w:hAnsi="Arial" w:cs="Arial"/>
            <w:sz w:val="24"/>
            <w:szCs w:val="24"/>
          </w:rPr>
          <w:delText xml:space="preserve"> </w:delText>
        </w:r>
      </w:del>
      <w:ins w:id="163" w:author="Tiziana" w:date="2014-10-29T08:22:00Z">
        <w:r w:rsidR="0045574F">
          <w:rPr>
            <w:rFonts w:ascii="Arial" w:hAnsi="Arial" w:cs="Arial"/>
            <w:sz w:val="24"/>
            <w:szCs w:val="24"/>
          </w:rPr>
          <w:t>three</w:t>
        </w:r>
      </w:ins>
      <w:ins w:id="164" w:author="Tiziana" w:date="2014-10-29T08:20:00Z">
        <w:r w:rsidR="0045574F" w:rsidRPr="00230647">
          <w:rPr>
            <w:rFonts w:ascii="Arial" w:hAnsi="Arial" w:cs="Arial"/>
            <w:sz w:val="24"/>
            <w:szCs w:val="24"/>
          </w:rPr>
          <w:t xml:space="preserve"> </w:t>
        </w:r>
      </w:ins>
      <w:r w:rsidR="00230647" w:rsidRPr="00230647">
        <w:rPr>
          <w:rFonts w:ascii="Arial" w:hAnsi="Arial" w:cs="Arial"/>
          <w:sz w:val="24"/>
          <w:szCs w:val="24"/>
        </w:rPr>
        <w:t xml:space="preserve">different levels: </w:t>
      </w:r>
      <w:commentRangeStart w:id="165"/>
      <w:del w:id="166" w:author="Tiziana" w:date="2014-10-29T08:20:00Z">
        <w:r w:rsidR="00230647" w:rsidRPr="00230647" w:rsidDel="0045574F">
          <w:rPr>
            <w:rFonts w:ascii="Arial" w:hAnsi="Arial" w:cs="Arial"/>
            <w:sz w:val="24"/>
            <w:szCs w:val="24"/>
          </w:rPr>
          <w:delText>0,</w:delText>
        </w:r>
      </w:del>
      <w:commentRangeEnd w:id="165"/>
      <w:r w:rsidR="0045574F">
        <w:rPr>
          <w:rStyle w:val="CommentReference"/>
        </w:rPr>
        <w:commentReference w:id="165"/>
      </w:r>
      <w:r w:rsidR="00230647" w:rsidRPr="00230647">
        <w:rPr>
          <w:rFonts w:ascii="Arial" w:hAnsi="Arial" w:cs="Arial"/>
          <w:sz w:val="24"/>
          <w:szCs w:val="24"/>
        </w:rPr>
        <w:t xml:space="preserve"> </w:t>
      </w:r>
      <w:del w:id="167" w:author="Tiziana" w:date="2014-10-29T08:58:00Z">
        <w:r w:rsidR="00230647" w:rsidRPr="00230647" w:rsidDel="007F2B19">
          <w:rPr>
            <w:rFonts w:ascii="Arial" w:hAnsi="Arial" w:cs="Arial"/>
            <w:sz w:val="24"/>
            <w:szCs w:val="24"/>
          </w:rPr>
          <w:delText>0.</w:delText>
        </w:r>
      </w:del>
      <w:r w:rsidR="00230647" w:rsidRPr="00230647">
        <w:rPr>
          <w:rFonts w:ascii="Arial" w:hAnsi="Arial" w:cs="Arial"/>
          <w:sz w:val="24"/>
          <w:szCs w:val="24"/>
        </w:rPr>
        <w:t>50</w:t>
      </w:r>
      <w:ins w:id="168" w:author="Tiziana" w:date="2014-10-29T08:58:00Z">
        <w:r w:rsidR="007F2B19">
          <w:rPr>
            <w:rFonts w:ascii="Arial" w:hAnsi="Arial" w:cs="Arial"/>
            <w:sz w:val="24"/>
            <w:szCs w:val="24"/>
          </w:rPr>
          <w:t>%</w:t>
        </w:r>
      </w:ins>
      <w:r w:rsidR="00230647" w:rsidRPr="00230647">
        <w:rPr>
          <w:rFonts w:ascii="Arial" w:hAnsi="Arial" w:cs="Arial"/>
          <w:sz w:val="24"/>
          <w:szCs w:val="24"/>
        </w:rPr>
        <w:t xml:space="preserve">, </w:t>
      </w:r>
      <w:del w:id="169" w:author="Tiziana" w:date="2014-10-29T08:58:00Z">
        <w:r w:rsidR="00230647" w:rsidRPr="00230647" w:rsidDel="007F2B19">
          <w:rPr>
            <w:rFonts w:ascii="Arial" w:hAnsi="Arial" w:cs="Arial"/>
            <w:sz w:val="24"/>
            <w:szCs w:val="24"/>
          </w:rPr>
          <w:delText>0.</w:delText>
        </w:r>
      </w:del>
      <w:r w:rsidR="00230647" w:rsidRPr="00230647">
        <w:rPr>
          <w:rFonts w:ascii="Arial" w:hAnsi="Arial" w:cs="Arial"/>
          <w:sz w:val="24"/>
          <w:szCs w:val="24"/>
        </w:rPr>
        <w:t>75</w:t>
      </w:r>
      <w:ins w:id="170" w:author="Tiziana" w:date="2014-10-29T08:58:00Z">
        <w:r w:rsidR="007F2B19">
          <w:rPr>
            <w:rFonts w:ascii="Arial" w:hAnsi="Arial" w:cs="Arial"/>
            <w:sz w:val="24"/>
            <w:szCs w:val="24"/>
          </w:rPr>
          <w:t>% and</w:t>
        </w:r>
      </w:ins>
      <w:del w:id="171" w:author="Tiziana" w:date="2014-10-29T08:58:00Z">
        <w:r w:rsidR="00230647" w:rsidRPr="00230647" w:rsidDel="007F2B19">
          <w:rPr>
            <w:rFonts w:ascii="Arial" w:hAnsi="Arial" w:cs="Arial"/>
            <w:sz w:val="24"/>
            <w:szCs w:val="24"/>
          </w:rPr>
          <w:delText>,</w:delText>
        </w:r>
      </w:del>
      <w:r w:rsidR="00230647" w:rsidRPr="00230647">
        <w:rPr>
          <w:rFonts w:ascii="Arial" w:hAnsi="Arial" w:cs="Arial"/>
          <w:sz w:val="24"/>
          <w:szCs w:val="24"/>
        </w:rPr>
        <w:t xml:space="preserve"> 1</w:t>
      </w:r>
      <w:del w:id="172" w:author="Tiziana" w:date="2014-10-29T08:58:00Z">
        <w:r w:rsidR="00230647" w:rsidRPr="00230647" w:rsidDel="007F2B19">
          <w:rPr>
            <w:rFonts w:ascii="Arial" w:hAnsi="Arial" w:cs="Arial"/>
            <w:sz w:val="24"/>
            <w:szCs w:val="24"/>
          </w:rPr>
          <w:delText>.</w:delText>
        </w:r>
      </w:del>
      <w:r w:rsidR="00230647" w:rsidRPr="00230647">
        <w:rPr>
          <w:rFonts w:ascii="Arial" w:hAnsi="Arial" w:cs="Arial"/>
          <w:sz w:val="24"/>
          <w:szCs w:val="24"/>
        </w:rPr>
        <w:t>00</w:t>
      </w:r>
      <w:ins w:id="173" w:author="Tiziana" w:date="2014-10-29T08:58:00Z">
        <w:r w:rsidR="007F2B19">
          <w:rPr>
            <w:rFonts w:ascii="Arial" w:hAnsi="Arial" w:cs="Arial"/>
            <w:sz w:val="24"/>
            <w:szCs w:val="24"/>
          </w:rPr>
          <w:t>%</w:t>
        </w:r>
      </w:ins>
      <w:del w:id="174" w:author="Tiziana" w:date="2014-10-29T08:58:00Z">
        <w:r w:rsidR="00230647" w:rsidRPr="00230647" w:rsidDel="007F2B19">
          <w:rPr>
            <w:rFonts w:ascii="Arial" w:hAnsi="Arial" w:cs="Arial"/>
            <w:sz w:val="24"/>
            <w:szCs w:val="24"/>
          </w:rPr>
          <w:delText>.</w:delText>
        </w:r>
      </w:del>
      <w:del w:id="175" w:author="Tiziana" w:date="2014-10-29T08:22:00Z">
        <w:r w:rsidR="00230647" w:rsidRPr="00230647" w:rsidDel="0045574F">
          <w:rPr>
            <w:rFonts w:ascii="Arial" w:hAnsi="Arial" w:cs="Arial"/>
            <w:sz w:val="24"/>
            <w:szCs w:val="24"/>
          </w:rPr>
          <w:delText xml:space="preserve"> A contrast level of 0 means the target was actually absent</w:delText>
        </w:r>
      </w:del>
      <w:r w:rsidR="00230647" w:rsidRPr="00230647">
        <w:rPr>
          <w:rFonts w:ascii="Arial" w:hAnsi="Arial" w:cs="Arial"/>
          <w:sz w:val="24"/>
          <w:szCs w:val="24"/>
        </w:rPr>
        <w:t xml:space="preserve">. </w:t>
      </w:r>
      <w:ins w:id="176" w:author="Tiziana" w:date="2014-10-29T09:08:00Z">
        <w:r>
          <w:rPr>
            <w:rFonts w:ascii="Arial" w:hAnsi="Arial" w:cs="Arial"/>
            <w:sz w:val="24"/>
            <w:szCs w:val="24"/>
          </w:rPr>
          <w:t xml:space="preserve">Additionally, XXX % of the trials </w:t>
        </w:r>
      </w:ins>
      <w:ins w:id="177" w:author="Tiziana" w:date="2014-10-29T09:09:00Z">
        <w:r>
          <w:rPr>
            <w:rFonts w:ascii="Arial" w:hAnsi="Arial" w:cs="Arial"/>
            <w:sz w:val="24"/>
            <w:szCs w:val="24"/>
          </w:rPr>
          <w:t xml:space="preserve">replaced the target stimulus with a blank screen (‘absent’ trials). </w:t>
        </w:r>
      </w:ins>
      <w:r w:rsidR="00230647" w:rsidRPr="00230647">
        <w:rPr>
          <w:rFonts w:ascii="Arial" w:hAnsi="Arial" w:cs="Arial"/>
          <w:sz w:val="24"/>
          <w:szCs w:val="24"/>
        </w:rPr>
        <w:t xml:space="preserve">Target orientation </w:t>
      </w:r>
      <w:del w:id="178" w:author="Tiziana" w:date="2014-10-29T08:22:00Z">
        <w:r w:rsidR="00230647" w:rsidRPr="00230647" w:rsidDel="0045574F">
          <w:rPr>
            <w:rFonts w:ascii="Arial" w:hAnsi="Arial" w:cs="Arial"/>
            <w:sz w:val="24"/>
            <w:szCs w:val="24"/>
          </w:rPr>
          <w:delText xml:space="preserve">could vary </w:delText>
        </w:r>
      </w:del>
      <w:ins w:id="179" w:author="Tiziana" w:date="2014-10-29T08:22:00Z">
        <w:r w:rsidR="0045574F">
          <w:rPr>
            <w:rFonts w:ascii="Arial" w:hAnsi="Arial" w:cs="Arial"/>
            <w:sz w:val="24"/>
            <w:szCs w:val="24"/>
          </w:rPr>
          <w:t xml:space="preserve">was </w:t>
        </w:r>
        <w:r w:rsidR="0045574F" w:rsidRPr="00230647">
          <w:rPr>
            <w:rFonts w:ascii="Arial" w:hAnsi="Arial" w:cs="Arial"/>
            <w:sz w:val="24"/>
            <w:szCs w:val="24"/>
          </w:rPr>
          <w:t>var</w:t>
        </w:r>
        <w:r w:rsidR="0045574F">
          <w:rPr>
            <w:rFonts w:ascii="Arial" w:hAnsi="Arial" w:cs="Arial"/>
            <w:sz w:val="24"/>
            <w:szCs w:val="24"/>
          </w:rPr>
          <w:t>ied</w:t>
        </w:r>
        <w:r w:rsidR="0045574F" w:rsidRPr="00230647">
          <w:rPr>
            <w:rFonts w:ascii="Arial" w:hAnsi="Arial" w:cs="Arial"/>
            <w:sz w:val="24"/>
            <w:szCs w:val="24"/>
          </w:rPr>
          <w:t xml:space="preserve"> </w:t>
        </w:r>
      </w:ins>
      <w:r w:rsidR="00230647" w:rsidRPr="00230647">
        <w:rPr>
          <w:rFonts w:ascii="Arial" w:hAnsi="Arial" w:cs="Arial"/>
          <w:sz w:val="24"/>
          <w:szCs w:val="24"/>
        </w:rPr>
        <w:t>among six possible equally-spaced orientations</w:t>
      </w:r>
      <w:del w:id="180" w:author="Tiziana" w:date="2014-10-29T08:23:00Z">
        <w:r w:rsidR="00230647" w:rsidRPr="00230647" w:rsidDel="0045574F">
          <w:rPr>
            <w:rFonts w:ascii="Arial" w:hAnsi="Arial" w:cs="Arial"/>
            <w:sz w:val="24"/>
            <w:szCs w:val="24"/>
          </w:rPr>
          <w:delText xml:space="preserve"> (angles</w:delText>
        </w:r>
      </w:del>
      <w:ins w:id="181" w:author="Tiziana" w:date="2014-10-29T08:23:00Z">
        <w:r w:rsidR="0045574F">
          <w:rPr>
            <w:rFonts w:ascii="Arial" w:hAnsi="Arial" w:cs="Arial"/>
            <w:sz w:val="24"/>
            <w:szCs w:val="24"/>
          </w:rPr>
          <w:t>:</w:t>
        </w:r>
      </w:ins>
      <w:ins w:id="182" w:author="Tiziana" w:date="2014-10-29T09:06:00Z">
        <w:r>
          <w:rPr>
            <w:rFonts w:ascii="Arial" w:hAnsi="Arial" w:cs="Arial"/>
            <w:sz w:val="24"/>
            <w:szCs w:val="24"/>
          </w:rPr>
          <w:t xml:space="preserve"> </w:t>
        </w:r>
      </w:ins>
      <w:del w:id="183" w:author="Tiziana" w:date="2014-10-29T08:23:00Z">
        <w:r w:rsidR="00230647" w:rsidRPr="00230647" w:rsidDel="0045574F">
          <w:rPr>
            <w:rFonts w:ascii="Arial" w:hAnsi="Arial" w:cs="Arial"/>
            <w:sz w:val="24"/>
            <w:szCs w:val="24"/>
          </w:rPr>
          <w:delText xml:space="preserve"> from vertical axis: </w:delText>
        </w:r>
      </w:del>
      <w:r w:rsidR="00230647" w:rsidRPr="00230647">
        <w:rPr>
          <w:rFonts w:ascii="Arial" w:hAnsi="Arial" w:cs="Arial"/>
          <w:sz w:val="24"/>
          <w:szCs w:val="24"/>
        </w:rPr>
        <w:t>15°; 45°; 75°; 105°; 135°; 165°</w:t>
      </w:r>
      <w:ins w:id="184" w:author="Tiziana" w:date="2014-10-29T08:23:00Z">
        <w:r w:rsidR="0045574F">
          <w:rPr>
            <w:rFonts w:ascii="Arial" w:hAnsi="Arial" w:cs="Arial"/>
            <w:sz w:val="24"/>
            <w:szCs w:val="24"/>
          </w:rPr>
          <w:t>, where 0° refers to the vertical axis</w:t>
        </w:r>
      </w:ins>
      <w:del w:id="185" w:author="Tiziana" w:date="2014-10-29T08:23:00Z">
        <w:r w:rsidR="00230647" w:rsidRPr="00230647" w:rsidDel="0045574F">
          <w:rPr>
            <w:rFonts w:ascii="Arial" w:hAnsi="Arial" w:cs="Arial"/>
            <w:sz w:val="24"/>
            <w:szCs w:val="24"/>
          </w:rPr>
          <w:delText>)</w:delText>
        </w:r>
      </w:del>
      <w:r w:rsidR="00230647" w:rsidRPr="00230647">
        <w:rPr>
          <w:rFonts w:ascii="Arial" w:hAnsi="Arial" w:cs="Arial"/>
          <w:sz w:val="24"/>
          <w:szCs w:val="24"/>
        </w:rPr>
        <w:t>. Cardinal axes were avoided because of the higher discrimination performance these orientations elicit</w:t>
      </w:r>
      <w:r w:rsidR="00230647" w:rsidRPr="00230647">
        <w:rPr>
          <w:rFonts w:ascii="Arial" w:hAnsi="Arial" w:cs="Arial"/>
          <w:sz w:val="24"/>
          <w:szCs w:val="24"/>
        </w:rPr>
        <w:fldChar w:fldCharType="begin" w:fldLock="1"/>
      </w:r>
      <w:r w:rsidR="00230647" w:rsidRPr="00230647">
        <w:rPr>
          <w:rFonts w:ascii="Arial" w:hAnsi="Arial" w:cs="Arial"/>
          <w:sz w:val="24"/>
          <w:szCs w:val="24"/>
        </w:rPr>
        <w:instrText>ADDIN CSL_CITATION { "citationItems" : [ { "id" : "ITEM-1", "itemData" : { "abstract" : "We have measured the amount of cortical space activated by differently oriented gratings in 25 adult ferrets by optical imaging of intrinsic signal. On average, 7% more area of the exposed visual cortex was preferentially activated by vertical and horizontal contours than by contours at oblique angles. This anisotropy may reflect the real-world prevalence of contours in the cardinal axes and could explain the greater sensitivity of many animals to vertical and horizontal stimuli.", "author" : [ { "dropping-particle" : "", "family" : "Coppola", "given" : "D M", "non-dropping-particle" : "", "parse-names" : false, "suffix" : "" }, { "dropping-particle" : "", "family" : "White", "given" : "L E", "non-dropping-particle" : "", "parse-names" : false, "suffix" : "" }, { "dropping-particle" : "", "family" : "Fitzpatrick", "given" : "D", "non-dropping-particle" : "", "parse-names" : false, "suffix" : "" }, { "dropping-particle" : "", "family" : "Purves", "given" : "D", "non-dropping-particle" : "", "parse-names" : false, "suffix" : "" } ], "container-title" : "Proceedings of the National Academy of Sciences of the United States of America", "id" : "ITEM-1", "issue" : "5", "issued" : { "date-parts" : [ [ "1998", "3", "3" ] ] }, "page" : "2621-3", "title" : "Unequal representation of cardinal and oblique contours in ferret visual cortex.", "type" : "article-journal", "volume" : "95" }, "uris" : [ "http://www.mendeley.com/documents/?uuid=1a6c81cd-a382-4e6d-a7bb-0d7f3f5d44f5" ] } ], "mendeley" : { "previouslyFormattedCitation" : "&lt;sup&gt;39&lt;/sup&gt;" }, "properties" : { "noteIndex" : 0 }, "schema" : "https://github.com/citation-style-language/schema/raw/master/csl-citation.json" }</w:instrText>
      </w:r>
      <w:r w:rsidR="00230647" w:rsidRPr="00230647">
        <w:rPr>
          <w:rFonts w:ascii="Arial" w:hAnsi="Arial" w:cs="Arial"/>
          <w:sz w:val="24"/>
          <w:szCs w:val="24"/>
        </w:rPr>
        <w:fldChar w:fldCharType="separate"/>
      </w:r>
      <w:r w:rsidR="00230647" w:rsidRPr="00230647">
        <w:rPr>
          <w:rFonts w:ascii="Arial" w:hAnsi="Arial" w:cs="Arial"/>
          <w:noProof/>
          <w:sz w:val="24"/>
          <w:szCs w:val="24"/>
          <w:vertAlign w:val="superscript"/>
        </w:rPr>
        <w:t>39</w:t>
      </w:r>
      <w:r w:rsidR="00230647" w:rsidRPr="00230647">
        <w:rPr>
          <w:rFonts w:ascii="Arial" w:hAnsi="Arial" w:cs="Arial"/>
          <w:sz w:val="24"/>
          <w:szCs w:val="24"/>
        </w:rPr>
        <w:fldChar w:fldCharType="end"/>
      </w:r>
      <w:r w:rsidR="00230647" w:rsidRPr="00230647">
        <w:rPr>
          <w:rFonts w:ascii="Arial" w:hAnsi="Arial" w:cs="Arial"/>
          <w:sz w:val="24"/>
          <w:szCs w:val="24"/>
        </w:rPr>
        <w:t xml:space="preserve">. </w:t>
      </w:r>
      <w:ins w:id="186" w:author="Tiziana" w:date="2014-10-29T09:11:00Z">
        <w:r>
          <w:rPr>
            <w:rFonts w:ascii="Arial" w:hAnsi="Arial" w:cs="Arial"/>
            <w:sz w:val="24"/>
            <w:szCs w:val="24"/>
          </w:rPr>
          <w:t xml:space="preserve">The </w:t>
        </w:r>
      </w:ins>
      <w:moveFromRangeStart w:id="187" w:author="Tiziana" w:date="2014-10-29T08:55:00Z" w:name="move402336234"/>
      <w:moveFrom w:id="188" w:author="Tiziana" w:date="2014-10-29T08:55:00Z">
        <w:r w:rsidR="00230647" w:rsidRPr="00230647" w:rsidDel="007F2B19">
          <w:rPr>
            <w:rFonts w:ascii="Arial" w:hAnsi="Arial" w:cs="Arial"/>
            <w:sz w:val="24"/>
            <w:szCs w:val="24"/>
          </w:rPr>
          <w:t xml:space="preserve">The target was followed by a blank screen lasting for </w:t>
        </w:r>
        <w:r w:rsidR="008B7980" w:rsidDel="007F2B19">
          <w:rPr>
            <w:rFonts w:ascii="Arial" w:hAnsi="Arial" w:cs="Arial"/>
            <w:sz w:val="24"/>
            <w:szCs w:val="24"/>
          </w:rPr>
          <w:t xml:space="preserve">50 </w:t>
        </w:r>
        <w:r w:rsidR="00230647" w:rsidRPr="00230647" w:rsidDel="007F2B19">
          <w:rPr>
            <w:rFonts w:ascii="Arial" w:hAnsi="Arial" w:cs="Arial"/>
            <w:sz w:val="24"/>
            <w:szCs w:val="24"/>
          </w:rPr>
          <w:t>ms and subsequently masked by a heavily contra</w:t>
        </w:r>
        <w:r w:rsidR="00D54FBE" w:rsidDel="007F2B19">
          <w:rPr>
            <w:rFonts w:ascii="Arial" w:hAnsi="Arial" w:cs="Arial"/>
            <w:sz w:val="24"/>
            <w:szCs w:val="24"/>
          </w:rPr>
          <w:t>sted radial backward mask (f</w:t>
        </w:r>
        <w:r w:rsidR="00230647" w:rsidRPr="00230647" w:rsidDel="007F2B19">
          <w:rPr>
            <w:rFonts w:ascii="Arial" w:hAnsi="Arial" w:cs="Arial"/>
            <w:sz w:val="24"/>
            <w:szCs w:val="24"/>
          </w:rPr>
          <w:t>ig</w:t>
        </w:r>
        <w:r w:rsidR="00D54FBE" w:rsidDel="007F2B19">
          <w:rPr>
            <w:rFonts w:ascii="Arial" w:hAnsi="Arial" w:cs="Arial"/>
            <w:sz w:val="24"/>
            <w:szCs w:val="24"/>
          </w:rPr>
          <w:t xml:space="preserve"> </w:t>
        </w:r>
        <w:r w:rsidR="00230647" w:rsidRPr="00230647" w:rsidDel="007F2B19">
          <w:rPr>
            <w:rFonts w:ascii="Arial" w:hAnsi="Arial" w:cs="Arial"/>
            <w:sz w:val="24"/>
            <w:szCs w:val="24"/>
          </w:rPr>
          <w:t>1</w:t>
        </w:r>
        <w:r w:rsidR="00D54FBE" w:rsidDel="007F2B19">
          <w:rPr>
            <w:rFonts w:ascii="Arial" w:hAnsi="Arial" w:cs="Arial"/>
            <w:sz w:val="24"/>
            <w:szCs w:val="24"/>
          </w:rPr>
          <w:t>)</w:t>
        </w:r>
        <w:r w:rsidR="00230647" w:rsidRPr="00230647" w:rsidDel="007F2B19">
          <w:rPr>
            <w:rFonts w:ascii="Arial" w:hAnsi="Arial" w:cs="Arial"/>
            <w:sz w:val="24"/>
            <w:szCs w:val="24"/>
          </w:rPr>
          <w:t>. After the mask (100</w:t>
        </w:r>
        <w:r w:rsidR="00BF4EB9" w:rsidDel="007F2B19">
          <w:rPr>
            <w:rFonts w:ascii="Arial" w:hAnsi="Arial" w:cs="Arial"/>
            <w:sz w:val="24"/>
            <w:szCs w:val="24"/>
          </w:rPr>
          <w:t xml:space="preserve"> </w:t>
        </w:r>
        <w:r w:rsidR="00230647" w:rsidRPr="00230647" w:rsidDel="007F2B19">
          <w:rPr>
            <w:rFonts w:ascii="Arial" w:hAnsi="Arial" w:cs="Arial"/>
            <w:sz w:val="24"/>
            <w:szCs w:val="24"/>
          </w:rPr>
          <w:t>ms), a blank (600</w:t>
        </w:r>
        <w:r w:rsidR="00BF4EB9" w:rsidDel="007F2B19">
          <w:rPr>
            <w:rFonts w:ascii="Arial" w:hAnsi="Arial" w:cs="Arial"/>
            <w:sz w:val="24"/>
            <w:szCs w:val="24"/>
          </w:rPr>
          <w:t xml:space="preserve"> </w:t>
        </w:r>
        <w:r w:rsidR="00230647" w:rsidRPr="00230647" w:rsidDel="007F2B19">
          <w:rPr>
            <w:rFonts w:ascii="Arial" w:hAnsi="Arial" w:cs="Arial"/>
            <w:sz w:val="24"/>
            <w:szCs w:val="24"/>
          </w:rPr>
          <w:t>ms) and a probe oriented stimulus (50</w:t>
        </w:r>
        <w:r w:rsidR="008B7980" w:rsidDel="007F2B19">
          <w:rPr>
            <w:rFonts w:ascii="Arial" w:hAnsi="Arial" w:cs="Arial"/>
            <w:sz w:val="24"/>
            <w:szCs w:val="24"/>
          </w:rPr>
          <w:t xml:space="preserve"> </w:t>
        </w:r>
        <w:r w:rsidR="00230647" w:rsidRPr="00230647" w:rsidDel="007F2B19">
          <w:rPr>
            <w:rFonts w:ascii="Arial" w:hAnsi="Arial" w:cs="Arial"/>
            <w:sz w:val="24"/>
            <w:szCs w:val="24"/>
          </w:rPr>
          <w:t xml:space="preserve">ms) followed </w:t>
        </w:r>
        <w:r w:rsidR="00D54FBE" w:rsidDel="007F2B19">
          <w:rPr>
            <w:rFonts w:ascii="Arial" w:hAnsi="Arial" w:cs="Arial"/>
            <w:sz w:val="24"/>
            <w:szCs w:val="24"/>
          </w:rPr>
          <w:t>(f</w:t>
        </w:r>
        <w:r w:rsidR="00230647" w:rsidRPr="00230647" w:rsidDel="007F2B19">
          <w:rPr>
            <w:rFonts w:ascii="Arial" w:hAnsi="Arial" w:cs="Arial"/>
            <w:sz w:val="24"/>
            <w:szCs w:val="24"/>
          </w:rPr>
          <w:t>ig</w:t>
        </w:r>
        <w:r w:rsidR="00D54FBE" w:rsidDel="007F2B19">
          <w:rPr>
            <w:rFonts w:ascii="Arial" w:hAnsi="Arial" w:cs="Arial"/>
            <w:sz w:val="24"/>
            <w:szCs w:val="24"/>
          </w:rPr>
          <w:t xml:space="preserve"> </w:t>
        </w:r>
        <w:r w:rsidR="00230647" w:rsidRPr="00230647" w:rsidDel="007F2B19">
          <w:rPr>
            <w:rFonts w:ascii="Arial" w:hAnsi="Arial" w:cs="Arial"/>
            <w:sz w:val="24"/>
            <w:szCs w:val="24"/>
          </w:rPr>
          <w:t>1</w:t>
        </w:r>
        <w:r w:rsidR="00D54FBE" w:rsidDel="007F2B19">
          <w:rPr>
            <w:rFonts w:ascii="Arial" w:hAnsi="Arial" w:cs="Arial"/>
            <w:sz w:val="24"/>
            <w:szCs w:val="24"/>
          </w:rPr>
          <w:t>)</w:t>
        </w:r>
        <w:r w:rsidR="00230647" w:rsidRPr="00230647" w:rsidDel="007F2B19">
          <w:rPr>
            <w:rFonts w:ascii="Arial" w:hAnsi="Arial" w:cs="Arial"/>
            <w:sz w:val="24"/>
            <w:szCs w:val="24"/>
          </w:rPr>
          <w:t xml:space="preserve">. </w:t>
        </w:r>
      </w:moveFrom>
      <w:moveFromRangeEnd w:id="187"/>
      <w:del w:id="189" w:author="Tiziana" w:date="2014-10-29T09:10:00Z">
        <w:r w:rsidR="00230647" w:rsidRPr="00230647" w:rsidDel="006C4FC1">
          <w:rPr>
            <w:rFonts w:ascii="Arial" w:hAnsi="Arial" w:cs="Arial"/>
            <w:sz w:val="24"/>
            <w:szCs w:val="24"/>
          </w:rPr>
          <w:delText xml:space="preserve">The probe </w:delText>
        </w:r>
      </w:del>
      <w:ins w:id="190" w:author="Tiziana" w:date="2014-10-29T09:11:00Z">
        <w:r>
          <w:rPr>
            <w:rFonts w:ascii="Arial" w:hAnsi="Arial" w:cs="Arial"/>
            <w:sz w:val="24"/>
            <w:szCs w:val="24"/>
          </w:rPr>
          <w:t>p</w:t>
        </w:r>
      </w:ins>
      <w:ins w:id="191" w:author="Tiziana" w:date="2014-10-29T09:10:00Z">
        <w:r>
          <w:rPr>
            <w:rFonts w:ascii="Arial" w:hAnsi="Arial" w:cs="Arial"/>
            <w:sz w:val="24"/>
            <w:szCs w:val="24"/>
          </w:rPr>
          <w:t xml:space="preserve">robe </w:t>
        </w:r>
      </w:ins>
      <w:del w:id="192" w:author="Tiziana" w:date="2014-10-29T09:07:00Z">
        <w:r w:rsidR="00230647" w:rsidRPr="00230647" w:rsidDel="006C4FC1">
          <w:rPr>
            <w:rFonts w:ascii="Arial" w:hAnsi="Arial" w:cs="Arial"/>
            <w:sz w:val="24"/>
            <w:szCs w:val="24"/>
          </w:rPr>
          <w:delText xml:space="preserve">consisted </w:delText>
        </w:r>
      </w:del>
      <w:ins w:id="193" w:author="Tiziana" w:date="2014-10-29T09:07:00Z">
        <w:r>
          <w:rPr>
            <w:rFonts w:ascii="Arial" w:hAnsi="Arial" w:cs="Arial"/>
            <w:sz w:val="24"/>
            <w:szCs w:val="24"/>
          </w:rPr>
          <w:t>remained</w:t>
        </w:r>
        <w:r w:rsidRPr="00230647">
          <w:rPr>
            <w:rFonts w:ascii="Arial" w:hAnsi="Arial" w:cs="Arial"/>
            <w:sz w:val="24"/>
            <w:szCs w:val="24"/>
          </w:rPr>
          <w:t xml:space="preserve"> </w:t>
        </w:r>
      </w:ins>
      <w:del w:id="194" w:author="Tiziana" w:date="2014-10-29T09:07:00Z">
        <w:r w:rsidR="00230647" w:rsidRPr="00230647" w:rsidDel="006C4FC1">
          <w:rPr>
            <w:rFonts w:ascii="Arial" w:hAnsi="Arial" w:cs="Arial"/>
            <w:sz w:val="24"/>
            <w:szCs w:val="24"/>
          </w:rPr>
          <w:delText xml:space="preserve">of a </w:delText>
        </w:r>
      </w:del>
      <w:r w:rsidR="00230647" w:rsidRPr="00230647">
        <w:rPr>
          <w:rFonts w:ascii="Arial" w:hAnsi="Arial" w:cs="Arial"/>
          <w:sz w:val="24"/>
          <w:szCs w:val="24"/>
        </w:rPr>
        <w:t xml:space="preserve">fully contrasted </w:t>
      </w:r>
      <w:ins w:id="195" w:author="Tiziana" w:date="2014-10-29T09:07:00Z">
        <w:r>
          <w:rPr>
            <w:rFonts w:ascii="Arial" w:hAnsi="Arial" w:cs="Arial"/>
            <w:sz w:val="24"/>
            <w:szCs w:val="24"/>
          </w:rPr>
          <w:t xml:space="preserve">across all trials </w:t>
        </w:r>
      </w:ins>
      <w:del w:id="196" w:author="Tiziana" w:date="2014-10-29T09:07:00Z">
        <w:r w:rsidR="00230647" w:rsidRPr="00230647" w:rsidDel="006C4FC1">
          <w:rPr>
            <w:rFonts w:ascii="Arial" w:hAnsi="Arial" w:cs="Arial"/>
            <w:sz w:val="24"/>
            <w:szCs w:val="24"/>
          </w:rPr>
          <w:delText xml:space="preserve">Gabor patch with </w:delText>
        </w:r>
      </w:del>
      <w:ins w:id="197" w:author="Tiziana" w:date="2014-10-29T09:07:00Z">
        <w:r>
          <w:rPr>
            <w:rFonts w:ascii="Arial" w:hAnsi="Arial" w:cs="Arial"/>
            <w:sz w:val="24"/>
            <w:szCs w:val="24"/>
          </w:rPr>
          <w:t xml:space="preserve">and was tilted </w:t>
        </w:r>
      </w:ins>
      <w:del w:id="198" w:author="Tiziana" w:date="2014-10-29T09:07:00Z">
        <w:r w:rsidR="00230647" w:rsidRPr="00230647" w:rsidDel="006C4FC1">
          <w:rPr>
            <w:rFonts w:ascii="Arial" w:hAnsi="Arial" w:cs="Arial"/>
            <w:sz w:val="24"/>
            <w:szCs w:val="24"/>
          </w:rPr>
          <w:delText xml:space="preserve">a </w:delText>
        </w:r>
      </w:del>
      <w:r w:rsidR="008B7980">
        <w:rPr>
          <w:rFonts w:ascii="Arial" w:hAnsi="Arial" w:cs="Arial"/>
          <w:sz w:val="24"/>
          <w:szCs w:val="24"/>
        </w:rPr>
        <w:t>3</w:t>
      </w:r>
      <w:r w:rsidR="00230647" w:rsidRPr="00230647">
        <w:rPr>
          <w:rFonts w:ascii="Arial" w:hAnsi="Arial" w:cs="Arial"/>
          <w:sz w:val="24"/>
          <w:szCs w:val="24"/>
        </w:rPr>
        <w:t xml:space="preserve">0° </w:t>
      </w:r>
      <w:del w:id="199" w:author="Tiziana" w:date="2014-10-29T09:07:00Z">
        <w:r w:rsidR="00230647" w:rsidRPr="00230647" w:rsidDel="006C4FC1">
          <w:rPr>
            <w:rFonts w:ascii="Arial" w:hAnsi="Arial" w:cs="Arial"/>
            <w:sz w:val="24"/>
            <w:szCs w:val="24"/>
          </w:rPr>
          <w:delText xml:space="preserve">tilt orientation </w:delText>
        </w:r>
      </w:del>
      <w:ins w:id="200" w:author="Tiziana" w:date="2014-10-29T09:07:00Z">
        <w:r>
          <w:rPr>
            <w:rFonts w:ascii="Arial" w:hAnsi="Arial" w:cs="Arial"/>
            <w:sz w:val="24"/>
            <w:szCs w:val="24"/>
          </w:rPr>
          <w:t xml:space="preserve">clockwise or anti-clockwise </w:t>
        </w:r>
      </w:ins>
      <w:r w:rsidR="00230647" w:rsidRPr="00230647">
        <w:rPr>
          <w:rFonts w:ascii="Arial" w:hAnsi="Arial" w:cs="Arial"/>
          <w:sz w:val="24"/>
          <w:szCs w:val="24"/>
        </w:rPr>
        <w:t>relative</w:t>
      </w:r>
      <w:del w:id="201" w:author="Tiziana" w:date="2014-10-29T09:07:00Z">
        <w:r w:rsidR="00230647" w:rsidRPr="00230647" w:rsidDel="006C4FC1">
          <w:rPr>
            <w:rFonts w:ascii="Arial" w:hAnsi="Arial" w:cs="Arial"/>
            <w:sz w:val="24"/>
            <w:szCs w:val="24"/>
          </w:rPr>
          <w:delText>ly</w:delText>
        </w:r>
      </w:del>
      <w:r w:rsidR="00230647" w:rsidRPr="00230647">
        <w:rPr>
          <w:rFonts w:ascii="Arial" w:hAnsi="Arial" w:cs="Arial"/>
          <w:sz w:val="24"/>
          <w:szCs w:val="24"/>
        </w:rPr>
        <w:t xml:space="preserve"> to the </w:t>
      </w:r>
      <w:del w:id="202" w:author="Tiziana" w:date="2014-10-29T09:07:00Z">
        <w:r w:rsidR="00230647" w:rsidRPr="00230647" w:rsidDel="006C4FC1">
          <w:rPr>
            <w:rFonts w:ascii="Arial" w:hAnsi="Arial" w:cs="Arial"/>
            <w:sz w:val="24"/>
            <w:szCs w:val="24"/>
          </w:rPr>
          <w:delText xml:space="preserve">target’s </w:delText>
        </w:r>
      </w:del>
      <w:ins w:id="203" w:author="Tiziana" w:date="2014-10-29T09:07:00Z">
        <w:r>
          <w:rPr>
            <w:rFonts w:ascii="Arial" w:hAnsi="Arial" w:cs="Arial"/>
            <w:sz w:val="24"/>
            <w:szCs w:val="24"/>
          </w:rPr>
          <w:t>T</w:t>
        </w:r>
        <w:r w:rsidRPr="00230647">
          <w:rPr>
            <w:rFonts w:ascii="Arial" w:hAnsi="Arial" w:cs="Arial"/>
            <w:sz w:val="24"/>
            <w:szCs w:val="24"/>
          </w:rPr>
          <w:t>arget</w:t>
        </w:r>
      </w:ins>
      <w:del w:id="204" w:author="Tiziana" w:date="2014-10-29T09:07:00Z">
        <w:r w:rsidR="00230647" w:rsidRPr="00230647" w:rsidDel="006C4FC1">
          <w:rPr>
            <w:rFonts w:ascii="Arial" w:hAnsi="Arial" w:cs="Arial"/>
            <w:sz w:val="24"/>
            <w:szCs w:val="24"/>
          </w:rPr>
          <w:delText>one either clockwise or counter-clockwise</w:delText>
        </w:r>
      </w:del>
      <w:r w:rsidR="00230647" w:rsidRPr="00230647">
        <w:rPr>
          <w:rFonts w:ascii="Arial" w:hAnsi="Arial" w:cs="Arial"/>
          <w:sz w:val="24"/>
          <w:szCs w:val="24"/>
        </w:rPr>
        <w:t>. Tilt, spatial frequenc</w:t>
      </w:r>
      <w:ins w:id="205" w:author="Tiziana" w:date="2014-10-29T09:11:00Z">
        <w:r>
          <w:rPr>
            <w:rFonts w:ascii="Arial" w:hAnsi="Arial" w:cs="Arial"/>
            <w:sz w:val="24"/>
            <w:szCs w:val="24"/>
          </w:rPr>
          <w:t>y</w:t>
        </w:r>
      </w:ins>
      <w:del w:id="206" w:author="Tiziana" w:date="2014-10-29T09:11:00Z">
        <w:r w:rsidR="00230647" w:rsidRPr="00230647" w:rsidDel="006C4FC1">
          <w:rPr>
            <w:rFonts w:ascii="Arial" w:hAnsi="Arial" w:cs="Arial"/>
            <w:sz w:val="24"/>
            <w:szCs w:val="24"/>
          </w:rPr>
          <w:delText>y (λ)</w:delText>
        </w:r>
      </w:del>
      <w:r w:rsidR="00230647" w:rsidRPr="00230647">
        <w:rPr>
          <w:rFonts w:ascii="Arial" w:hAnsi="Arial" w:cs="Arial"/>
          <w:sz w:val="24"/>
          <w:szCs w:val="24"/>
        </w:rPr>
        <w:t xml:space="preserve">, orientations and proportion of absent/present trials were pseudo-randomized per each one of five blocks. </w:t>
      </w:r>
      <w:ins w:id="207" w:author="Tiziana" w:date="2014-10-29T09:12:00Z">
        <w:r>
          <w:rPr>
            <w:rFonts w:ascii="Arial" w:hAnsi="Arial" w:cs="Arial"/>
            <w:sz w:val="24"/>
            <w:szCs w:val="24"/>
          </w:rPr>
          <w:t xml:space="preserve">Target, Probe and Mask stimuli </w:t>
        </w:r>
      </w:ins>
      <w:moveFromRangeStart w:id="208" w:author="Tiziana" w:date="2014-10-29T09:09:00Z" w:name="move402337126"/>
      <w:moveFrom w:id="209" w:author="Tiziana" w:date="2014-10-29T09:09:00Z">
        <w:r w:rsidR="00230647" w:rsidRPr="00230647" w:rsidDel="006C4FC1">
          <w:rPr>
            <w:rFonts w:ascii="Arial" w:hAnsi="Arial" w:cs="Arial"/>
            <w:sz w:val="24"/>
            <w:szCs w:val="24"/>
          </w:rPr>
          <w:t xml:space="preserve">The phase was randomly determined at each trial. </w:t>
        </w:r>
      </w:moveFrom>
      <w:moveFromRangeEnd w:id="208"/>
      <w:del w:id="210" w:author="Tiziana" w:date="2014-10-29T09:12:00Z">
        <w:r w:rsidR="00230647" w:rsidRPr="00230647" w:rsidDel="006C4FC1">
          <w:rPr>
            <w:rFonts w:ascii="Arial" w:hAnsi="Arial" w:cs="Arial"/>
            <w:noProof/>
            <w:sz w:val="24"/>
            <w:szCs w:val="24"/>
            <w:lang w:val="en-US" w:eastAsia="it-IT"/>
          </w:rPr>
          <w:delText xml:space="preserve">All stimuli </w:delText>
        </w:r>
      </w:del>
      <w:r w:rsidR="00230647" w:rsidRPr="00230647">
        <w:rPr>
          <w:rFonts w:ascii="Arial" w:hAnsi="Arial" w:cs="Arial"/>
          <w:noProof/>
          <w:sz w:val="24"/>
          <w:szCs w:val="24"/>
          <w:lang w:val="en-US" w:eastAsia="it-IT"/>
        </w:rPr>
        <w:t xml:space="preserve">occupied </w:t>
      </w:r>
      <w:ins w:id="211" w:author="Tiziana" w:date="2014-10-29T09:12:00Z">
        <w:r>
          <w:rPr>
            <w:rFonts w:ascii="Arial" w:hAnsi="Arial" w:cs="Arial"/>
            <w:noProof/>
            <w:sz w:val="24"/>
            <w:szCs w:val="24"/>
            <w:lang w:val="en-US" w:eastAsia="it-IT"/>
          </w:rPr>
          <w:t xml:space="preserve">a disk of </w:t>
        </w:r>
      </w:ins>
      <w:del w:id="212" w:author="Tiziana" w:date="2014-10-29T09:12:00Z">
        <w:r w:rsidR="00230647" w:rsidRPr="00230647" w:rsidDel="006C4FC1">
          <w:rPr>
            <w:rFonts w:ascii="Arial" w:hAnsi="Arial" w:cs="Arial"/>
            <w:noProof/>
            <w:sz w:val="24"/>
            <w:szCs w:val="24"/>
            <w:lang w:val="en-US" w:eastAsia="it-IT"/>
          </w:rPr>
          <w:delText>600*600 pixel area (</w:delText>
        </w:r>
      </w:del>
      <w:r w:rsidR="00230647" w:rsidRPr="00230647">
        <w:rPr>
          <w:rFonts w:ascii="Arial" w:hAnsi="Arial" w:cs="Arial"/>
          <w:sz w:val="24"/>
          <w:szCs w:val="24"/>
        </w:rPr>
        <w:t>16.2° of visual angle</w:t>
      </w:r>
      <w:del w:id="213" w:author="Tiziana" w:date="2014-10-29T09:12:00Z">
        <w:r w:rsidR="00230647" w:rsidRPr="00230647" w:rsidDel="006C4FC1">
          <w:rPr>
            <w:rFonts w:ascii="Arial" w:hAnsi="Arial" w:cs="Arial"/>
            <w:noProof/>
            <w:sz w:val="24"/>
            <w:szCs w:val="24"/>
            <w:lang w:val="en-US" w:eastAsia="it-IT"/>
          </w:rPr>
          <w:delText>)</w:delText>
        </w:r>
      </w:del>
      <w:r w:rsidR="00230647" w:rsidRPr="00230647">
        <w:rPr>
          <w:rFonts w:ascii="Arial" w:hAnsi="Arial" w:cs="Arial"/>
          <w:noProof/>
          <w:sz w:val="24"/>
          <w:szCs w:val="24"/>
          <w:lang w:val="en-US" w:eastAsia="it-IT"/>
        </w:rPr>
        <w:t xml:space="preserve">. </w:t>
      </w:r>
      <w:ins w:id="214" w:author="Tiziana" w:date="2014-10-29T08:17:00Z">
        <w:r w:rsidR="008C6701" w:rsidRPr="00230647">
          <w:rPr>
            <w:rFonts w:ascii="Arial" w:hAnsi="Arial" w:cs="Arial"/>
            <w:sz w:val="24"/>
            <w:szCs w:val="24"/>
          </w:rPr>
          <w:t>A fixation point was maintained</w:t>
        </w:r>
        <w:r w:rsidR="008C6701">
          <w:rPr>
            <w:rFonts w:ascii="Arial" w:hAnsi="Arial" w:cs="Arial"/>
            <w:sz w:val="24"/>
            <w:szCs w:val="24"/>
          </w:rPr>
          <w:t xml:space="preserve"> during </w:t>
        </w:r>
        <w:r w:rsidR="008C6701" w:rsidRPr="00230647">
          <w:rPr>
            <w:rFonts w:ascii="Arial" w:hAnsi="Arial" w:cs="Arial"/>
            <w:sz w:val="24"/>
            <w:szCs w:val="24"/>
          </w:rPr>
          <w:t xml:space="preserve">the whole </w:t>
        </w:r>
        <w:r w:rsidR="008C6701">
          <w:rPr>
            <w:rFonts w:ascii="Arial" w:hAnsi="Arial" w:cs="Arial"/>
            <w:sz w:val="24"/>
            <w:szCs w:val="24"/>
          </w:rPr>
          <w:t>trial</w:t>
        </w:r>
        <w:r w:rsidR="008C6701">
          <w:rPr>
            <w:rFonts w:ascii="Arial" w:hAnsi="Arial" w:cs="Arial"/>
            <w:sz w:val="24"/>
            <w:szCs w:val="24"/>
          </w:rPr>
          <w:t xml:space="preserve"> to limit eye movements</w:t>
        </w:r>
        <w:r w:rsidR="008C6701" w:rsidRPr="00230647">
          <w:rPr>
            <w:rFonts w:ascii="Arial" w:hAnsi="Arial" w:cs="Arial"/>
            <w:sz w:val="24"/>
            <w:szCs w:val="24"/>
          </w:rPr>
          <w:t xml:space="preserve">. </w:t>
        </w:r>
      </w:ins>
      <w:moveToRangeStart w:id="215" w:author="Tiziana" w:date="2014-10-29T08:14:00Z" w:name="move402333804"/>
      <w:moveTo w:id="216" w:author="Tiziana" w:date="2014-10-29T08:14:00Z">
        <w:del w:id="217" w:author="Tiziana" w:date="2014-10-29T09:13:00Z">
          <w:r w:rsidR="008C6701" w:rsidRPr="00230647" w:rsidDel="006C4FC1">
            <w:rPr>
              <w:rFonts w:ascii="Arial" w:hAnsi="Arial" w:cs="Arial"/>
              <w:sz w:val="24"/>
              <w:szCs w:val="24"/>
            </w:rPr>
            <w:delText>The subject looked at a computer screen projected in the MEG room from a distance of 106</w:delText>
          </w:r>
          <w:r w:rsidR="008C6701" w:rsidDel="006C4FC1">
            <w:rPr>
              <w:rFonts w:ascii="Arial" w:hAnsi="Arial" w:cs="Arial"/>
              <w:sz w:val="24"/>
              <w:szCs w:val="24"/>
            </w:rPr>
            <w:delText xml:space="preserve"> </w:delText>
          </w:r>
          <w:r w:rsidR="008C6701" w:rsidRPr="00230647" w:rsidDel="006C4FC1">
            <w:rPr>
              <w:rFonts w:ascii="Arial" w:hAnsi="Arial" w:cs="Arial"/>
              <w:sz w:val="24"/>
              <w:szCs w:val="24"/>
            </w:rPr>
            <w:delText>cm.</w:delText>
          </w:r>
        </w:del>
      </w:moveTo>
      <w:moveToRangeEnd w:id="215"/>
    </w:p>
    <w:p w:rsidR="00230647" w:rsidRPr="00230647" w:rsidRDefault="00230647" w:rsidP="00230647">
      <w:pPr>
        <w:spacing w:line="480" w:lineRule="auto"/>
        <w:ind w:firstLine="708"/>
        <w:jc w:val="both"/>
        <w:rPr>
          <w:rFonts w:ascii="Arial" w:hAnsi="Arial" w:cs="Arial"/>
          <w:sz w:val="24"/>
          <w:szCs w:val="24"/>
        </w:rPr>
      </w:pPr>
    </w:p>
    <w:p w:rsidR="00230647" w:rsidRPr="00230647" w:rsidRDefault="00230647" w:rsidP="00230647">
      <w:pPr>
        <w:spacing w:line="480" w:lineRule="auto"/>
        <w:jc w:val="both"/>
        <w:rPr>
          <w:rFonts w:ascii="Arial" w:hAnsi="Arial" w:cs="Arial"/>
          <w:noProof/>
          <w:sz w:val="24"/>
          <w:szCs w:val="24"/>
          <w:lang w:val="en-US" w:eastAsia="it-IT"/>
        </w:rPr>
      </w:pPr>
      <w:r w:rsidRPr="00230647">
        <w:rPr>
          <w:rFonts w:ascii="Arial" w:hAnsi="Arial" w:cs="Arial"/>
          <w:noProof/>
          <w:sz w:val="24"/>
          <w:szCs w:val="24"/>
          <w:lang w:val="it-IT" w:eastAsia="it-IT"/>
        </w:rPr>
        <w:lastRenderedPageBreak/>
        <mc:AlternateContent>
          <mc:Choice Requires="wpg">
            <w:drawing>
              <wp:inline distT="0" distB="0" distL="0" distR="0" wp14:anchorId="437BC259" wp14:editId="7DDB9D0E">
                <wp:extent cx="6115792" cy="4533580"/>
                <wp:effectExtent l="0" t="0" r="0" b="635"/>
                <wp:docPr id="2" name="Group 2"/>
                <wp:cNvGraphicFramePr/>
                <a:graphic xmlns:a="http://schemas.openxmlformats.org/drawingml/2006/main">
                  <a:graphicData uri="http://schemas.microsoft.com/office/word/2010/wordprocessingGroup">
                    <wpg:wgp>
                      <wpg:cNvGrpSpPr/>
                      <wpg:grpSpPr>
                        <a:xfrm>
                          <a:off x="0" y="0"/>
                          <a:ext cx="6115792" cy="4533580"/>
                          <a:chOff x="0" y="0"/>
                          <a:chExt cx="6115792" cy="4533580"/>
                        </a:xfrm>
                      </wpg:grpSpPr>
                      <pic:pic xmlns:pic="http://schemas.openxmlformats.org/drawingml/2006/picture">
                        <pic:nvPicPr>
                          <pic:cNvPr id="1" name="Picture 1" descr="G:\Thesis images\original paradigm_single response.JP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5792" cy="3633849"/>
                          </a:xfrm>
                          <a:prstGeom prst="rect">
                            <a:avLst/>
                          </a:prstGeom>
                          <a:noFill/>
                          <a:ln>
                            <a:noFill/>
                          </a:ln>
                        </pic:spPr>
                      </pic:pic>
                      <wps:wsp>
                        <wps:cNvPr id="22" name="Text Box 2"/>
                        <wps:cNvSpPr txBox="1">
                          <a:spLocks noChangeArrowheads="1"/>
                        </wps:cNvSpPr>
                        <wps:spPr bwMode="auto">
                          <a:xfrm>
                            <a:off x="0" y="3648231"/>
                            <a:ext cx="6021155" cy="885349"/>
                          </a:xfrm>
                          <a:prstGeom prst="rect">
                            <a:avLst/>
                          </a:prstGeom>
                          <a:solidFill>
                            <a:srgbClr val="FFFFFF"/>
                          </a:solidFill>
                          <a:ln w="9525">
                            <a:noFill/>
                            <a:miter lim="800000"/>
                            <a:headEnd/>
                            <a:tailEnd/>
                          </a:ln>
                          <a:effectLst/>
                        </wps:spPr>
                        <wps:txbx>
                          <w:txbxContent>
                            <w:p w:rsidR="00230647" w:rsidRPr="008B7980" w:rsidRDefault="00230647" w:rsidP="00230647">
                              <w:pPr>
                                <w:rPr>
                                  <w:rFonts w:ascii="Arial" w:hAnsi="Arial" w:cs="Arial"/>
                                  <w:b/>
                                </w:rPr>
                              </w:pPr>
                              <w:r w:rsidRPr="008B7980">
                                <w:rPr>
                                  <w:rFonts w:ascii="Arial" w:hAnsi="Arial" w:cs="Arial"/>
                                  <w:b/>
                                </w:rPr>
                                <w:t>Figure 1</w:t>
                              </w:r>
                            </w:p>
                            <w:p w:rsidR="00230647" w:rsidRPr="008B7980" w:rsidRDefault="00230647" w:rsidP="00230647">
                              <w:pPr>
                                <w:rPr>
                                  <w:rFonts w:ascii="Arial" w:hAnsi="Arial" w:cs="Arial"/>
                                  <w:sz w:val="18"/>
                                </w:rPr>
                              </w:pPr>
                              <w:proofErr w:type="gramStart"/>
                              <w:r w:rsidRPr="008B7980">
                                <w:rPr>
                                  <w:rFonts w:ascii="Arial" w:hAnsi="Arial" w:cs="Arial"/>
                                  <w:sz w:val="18"/>
                                </w:rPr>
                                <w:t>Experimental design.</w:t>
                              </w:r>
                              <w:proofErr w:type="gramEnd"/>
                              <w:r w:rsidRPr="008B7980">
                                <w:rPr>
                                  <w:rFonts w:ascii="Arial" w:hAnsi="Arial" w:cs="Arial"/>
                                  <w:sz w:val="18"/>
                                </w:rPr>
                                <w:t xml:space="preserve"> </w:t>
                              </w:r>
                              <w:proofErr w:type="gramStart"/>
                              <w:r w:rsidRPr="008B7980">
                                <w:rPr>
                                  <w:rFonts w:ascii="Arial" w:hAnsi="Arial" w:cs="Arial"/>
                                  <w:sz w:val="18"/>
                                </w:rPr>
                                <w:t>Notice that in this case the probe was tilted anti-clockwise to the target.</w:t>
                              </w:r>
                              <w:proofErr w:type="gramEnd"/>
                              <w:r w:rsidRPr="008B7980">
                                <w:rPr>
                                  <w:rFonts w:ascii="Arial" w:hAnsi="Arial" w:cs="Arial"/>
                                  <w:sz w:val="18"/>
                                </w:rPr>
                                <w:t xml:space="preserve"> The subject responded at the same time about the tilt of the probe relatively to the target (hand) and about the visibility of the target itself (finger).</w:t>
                              </w:r>
                            </w:p>
                          </w:txbxContent>
                        </wps:txbx>
                        <wps:bodyPr rot="0" vert="horz" wrap="square" lIns="91440" tIns="45720" rIns="91440" bIns="45720" anchor="t" anchorCtr="0">
                          <a:noAutofit/>
                        </wps:bodyPr>
                      </wps:wsp>
                    </wpg:wgp>
                  </a:graphicData>
                </a:graphic>
              </wp:inline>
            </w:drawing>
          </mc:Choice>
          <mc:Fallback>
            <w:pict>
              <v:group id="Group 2" o:spid="_x0000_s1026" style="width:481.55pt;height:356.95pt;mso-position-horizontal-relative:char;mso-position-vertical-relative:line" coordsize="61157,4533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BOaWNjb2xvAAAFkAMAAgAAABQAABCgkAQAAgAA&#10;ABQAABC0kpEAAgAAAAM1OQAAkpIAAgAAAAM1OQAA6hwABwAACAwAAAiUAAAAABzqAAAAC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PD94cGFja2V0IGVuZD0ndyc/Pv/bAEMABwUF&#10;BgUEBwYFBggHBwgKEQsKCQkKFQ8QDBEYFRoZGBUYFxseJyEbHSUdFxgiLiIlKCkrLCsaIC8zLyoy&#10;JyorKv/bAEMBBwgICgkKFAsLFCocGBwqKioqKioqKioqKioqKioqKioqKioqKioqKioqKioqKioq&#10;KioqKioqKioqKioqKioqKv/AABEIAmMEB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vI/ir/yNduf+nJP/&#10;AEOSvXK8j+K3/I1W3/Xkn/ob0AcTRmiigAzRk0UUAGaMmiigAyaM0UUAGaM0UUAGTRk0UUAGTRmi&#10;igAzXv8A4aGPCekAdrKH/wBAFeAV7/4b/wCRU0n/AK8of/QBQBp0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61157;height:363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fJ03CAAAA2gAAAA8AAABkcnMvZG93bnJldi54bWxET9tqwkAQfRf8h2WEvummrVhN3UiR1oot&#10;BaMfMGYnF8zOhuyqab++Kwg+DYdznfmiM7U4U+sqywoeRxEI4szqigsF+93HcArCeWSNtWVS8EsO&#10;Fkm/N8dY2wtv6Zz6QoQQdjEqKL1vYildVpJBN7INceBy2xr0AbaF1C1eQrip5VMUTaTBikNDiQ0t&#10;S8qO6ckoyN8Pqd/8fc9+VtXz59EsX2g1/lLqYdC9vYLw1Pm7+OZe6zAfrq9cr0z+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j3ydNwgAAANoAAAAPAAAAAAAAAAAAAAAAAJ8C&#10;AABkcnMvZG93bnJldi54bWxQSwUGAAAAAAQABAD3AAAAjgMAAAAA&#10;">
                  <v:imagedata r:id="rId10" o:title="original paradigm_single response"/>
                  <v:path arrowok="t"/>
                </v:shape>
                <v:shapetype id="_x0000_t202" coordsize="21600,21600" o:spt="202" path="m,l,21600r21600,l21600,xe">
                  <v:stroke joinstyle="miter"/>
                  <v:path gradientshapeok="t" o:connecttype="rect"/>
                </v:shapetype>
                <v:shape id="Text Box 2" o:spid="_x0000_s1028" type="#_x0000_t202" style="position:absolute;top:36482;width:60211;height:88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MKLMEA&#10;AADbAAAADwAAAGRycy9kb3ducmV2LnhtbESP3YrCMBSE7wXfIRzBG9F0i7/VKKuw4q0/D3Bsjm2x&#10;OSlNtPXtN4Lg5TAz3zCrTWtK8aTaFZYV/IwiEMSp1QVnCi7nv+EchPPIGkvLpOBFDjbrbmeFibYN&#10;H+l58pkIEHYJKsi9rxIpXZqTQTeyFXHwbrY26IOsM6lrbALclDKOoqk0WHBYyLGiXU7p/fQwCm6H&#10;ZjBZNNe9v8yO4+kWi9nVvpTq99rfJQhPrf+GP+2DVhDH8P4SfoB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TCizBAAAA2wAAAA8AAAAAAAAAAAAAAAAAmAIAAGRycy9kb3du&#10;cmV2LnhtbFBLBQYAAAAABAAEAPUAAACGAwAAAAA=&#10;" stroked="f">
                  <v:textbox>
                    <w:txbxContent>
                      <w:p w:rsidR="00230647" w:rsidRPr="008B7980" w:rsidRDefault="00230647" w:rsidP="00230647">
                        <w:pPr>
                          <w:rPr>
                            <w:rFonts w:ascii="Arial" w:hAnsi="Arial" w:cs="Arial"/>
                            <w:b/>
                          </w:rPr>
                        </w:pPr>
                        <w:r w:rsidRPr="008B7980">
                          <w:rPr>
                            <w:rFonts w:ascii="Arial" w:hAnsi="Arial" w:cs="Arial"/>
                            <w:b/>
                          </w:rPr>
                          <w:t>Figure 1</w:t>
                        </w:r>
                      </w:p>
                      <w:p w:rsidR="00230647" w:rsidRPr="008B7980" w:rsidRDefault="00230647" w:rsidP="00230647">
                        <w:pPr>
                          <w:rPr>
                            <w:rFonts w:ascii="Arial" w:hAnsi="Arial" w:cs="Arial"/>
                            <w:sz w:val="18"/>
                          </w:rPr>
                        </w:pPr>
                        <w:proofErr w:type="gramStart"/>
                        <w:r w:rsidRPr="008B7980">
                          <w:rPr>
                            <w:rFonts w:ascii="Arial" w:hAnsi="Arial" w:cs="Arial"/>
                            <w:sz w:val="18"/>
                          </w:rPr>
                          <w:t>Experimental design.</w:t>
                        </w:r>
                        <w:proofErr w:type="gramEnd"/>
                        <w:r w:rsidRPr="008B7980">
                          <w:rPr>
                            <w:rFonts w:ascii="Arial" w:hAnsi="Arial" w:cs="Arial"/>
                            <w:sz w:val="18"/>
                          </w:rPr>
                          <w:t xml:space="preserve"> </w:t>
                        </w:r>
                        <w:proofErr w:type="gramStart"/>
                        <w:r w:rsidRPr="008B7980">
                          <w:rPr>
                            <w:rFonts w:ascii="Arial" w:hAnsi="Arial" w:cs="Arial"/>
                            <w:sz w:val="18"/>
                          </w:rPr>
                          <w:t>Notice that in this case the probe was tilted anti-clockwise to the target.</w:t>
                        </w:r>
                        <w:proofErr w:type="gramEnd"/>
                        <w:r w:rsidRPr="008B7980">
                          <w:rPr>
                            <w:rFonts w:ascii="Arial" w:hAnsi="Arial" w:cs="Arial"/>
                            <w:sz w:val="18"/>
                          </w:rPr>
                          <w:t xml:space="preserve"> The subject responded at the same time about the tilt of the probe relatively to the target (hand) and about the visibility of the target itself (finger).</w:t>
                        </w:r>
                      </w:p>
                    </w:txbxContent>
                  </v:textbox>
                </v:shape>
                <w10:anchorlock/>
              </v:group>
            </w:pict>
          </mc:Fallback>
        </mc:AlternateContent>
      </w:r>
    </w:p>
    <w:p w:rsidR="00230647" w:rsidRPr="00230647" w:rsidDel="007F2B19" w:rsidRDefault="00230647" w:rsidP="00230647">
      <w:pPr>
        <w:spacing w:line="480" w:lineRule="auto"/>
        <w:jc w:val="both"/>
        <w:rPr>
          <w:del w:id="218" w:author="Tiziana" w:date="2014-10-29T09:00:00Z"/>
          <w:rFonts w:ascii="Arial" w:hAnsi="Arial" w:cs="Arial"/>
          <w:sz w:val="24"/>
          <w:szCs w:val="24"/>
        </w:rPr>
      </w:pPr>
      <w:del w:id="219" w:author="Tiziana" w:date="2014-10-29T09:00:00Z">
        <w:r w:rsidRPr="00230647" w:rsidDel="007F2B19">
          <w:rPr>
            <w:rFonts w:ascii="Arial" w:hAnsi="Arial" w:cs="Arial"/>
            <w:noProof/>
            <w:sz w:val="24"/>
            <w:szCs w:val="24"/>
            <w:lang w:val="en-US" w:eastAsia="it-IT"/>
          </w:rPr>
          <w:delText>Two simultaneous tasks were to be performed:</w:delText>
        </w:r>
        <w:r w:rsidRPr="00230647" w:rsidDel="007F2B19">
          <w:rPr>
            <w:rFonts w:ascii="Arial" w:hAnsi="Arial" w:cs="Arial"/>
            <w:noProof/>
            <w:sz w:val="24"/>
            <w:szCs w:val="24"/>
            <w:lang w:val="en-US" w:eastAsia="it-IT"/>
          </w:rPr>
          <w:tab/>
        </w:r>
      </w:del>
    </w:p>
    <w:p w:rsidR="00230647" w:rsidRPr="00230647" w:rsidDel="007F2B19" w:rsidRDefault="00230647" w:rsidP="00230647">
      <w:pPr>
        <w:pStyle w:val="ListParagraph"/>
        <w:numPr>
          <w:ilvl w:val="0"/>
          <w:numId w:val="1"/>
        </w:numPr>
        <w:spacing w:line="480" w:lineRule="auto"/>
        <w:jc w:val="both"/>
        <w:rPr>
          <w:del w:id="220" w:author="Tiziana" w:date="2014-10-29T09:00:00Z"/>
          <w:rFonts w:ascii="Arial" w:hAnsi="Arial" w:cs="Arial"/>
          <w:noProof/>
          <w:sz w:val="24"/>
          <w:szCs w:val="24"/>
          <w:lang w:val="en-US" w:eastAsia="it-IT"/>
        </w:rPr>
      </w:pPr>
      <w:del w:id="221" w:author="Tiziana" w:date="2014-10-29T09:00:00Z">
        <w:r w:rsidRPr="00230647" w:rsidDel="007F2B19">
          <w:rPr>
            <w:rFonts w:ascii="Arial" w:hAnsi="Arial" w:cs="Arial"/>
            <w:noProof/>
            <w:sz w:val="24"/>
            <w:szCs w:val="24"/>
            <w:lang w:val="en-US" w:eastAsia="it-IT"/>
          </w:rPr>
          <w:delText>subjects had to indicate whether the probe was rotated clockwise or anti-clockwise relatively to the target. Left-hand responses meant the probe was rotated anti-clockwise, right-hand responses meant that the probe was rotated clockwise relatively to the target.</w:delText>
        </w:r>
      </w:del>
    </w:p>
    <w:p w:rsidR="00230647" w:rsidRPr="00230647" w:rsidDel="007F2B19" w:rsidRDefault="00230647" w:rsidP="00230647">
      <w:pPr>
        <w:pStyle w:val="ListParagraph"/>
        <w:numPr>
          <w:ilvl w:val="0"/>
          <w:numId w:val="1"/>
        </w:numPr>
        <w:spacing w:line="480" w:lineRule="auto"/>
        <w:jc w:val="both"/>
        <w:rPr>
          <w:del w:id="222" w:author="Tiziana" w:date="2014-10-29T09:00:00Z"/>
          <w:rFonts w:ascii="Arial" w:hAnsi="Arial" w:cs="Arial"/>
          <w:sz w:val="24"/>
          <w:szCs w:val="24"/>
        </w:rPr>
      </w:pPr>
      <w:del w:id="223" w:author="Tiziana" w:date="2014-10-29T09:00:00Z">
        <w:r w:rsidRPr="00230647" w:rsidDel="007F2B19">
          <w:rPr>
            <w:rFonts w:ascii="Arial" w:hAnsi="Arial" w:cs="Arial"/>
            <w:sz w:val="24"/>
            <w:szCs w:val="24"/>
          </w:rPr>
          <w:delText>At the same time, subjects had to report the visibility of the target itself in a range from 1: no experience of the target to 4: clear experience of the target, according to the Perceptual Awareness Scale</w:delText>
        </w:r>
        <w:r w:rsidRPr="00230647" w:rsidDel="007F2B19">
          <w:rPr>
            <w:rFonts w:ascii="Arial" w:hAnsi="Arial" w:cs="Arial"/>
            <w:sz w:val="24"/>
            <w:szCs w:val="24"/>
          </w:rPr>
          <w:fldChar w:fldCharType="begin" w:fldLock="1"/>
        </w:r>
        <w:r w:rsidRPr="00230647" w:rsidDel="007F2B19">
          <w:rPr>
            <w:rFonts w:ascii="Arial" w:hAnsi="Arial" w:cs="Arial"/>
            <w:sz w:val="24"/>
            <w:szCs w:val="24"/>
          </w:rPr>
          <w:delInstrText>ADDIN CSL_CITATION { "citationItems" : [ { "id" : "ITEM-1", "itemData" : { "DOI" : "10.1016/j.concog.2006.04.002", "abstract" : "In a recent article, [Sergent, C. &amp; Dehaene, S. (2004). Is consciousness a gradual phenomenon? Evidence for an all-or-none bifurcation during the attentional blink, Psychological Science, 15(11), 720-729] claim to give experimental support to the thesis that there is a clear transition between conscious and unconscious perception. This idea is opposed to theoretical arguments that we should think of conscious perception as a continuum of clarity, with e.g., fringe conscious states [Mangan, B. (2001). Sensation's ghost-the non-sensory \"fringe\" of consciousness, Psyche, 7, 18]. In the experimental study described in this article, we find support for this opposite notion that we should have a parsimonious account of conscious perception. Our reported finding relates to the hypothesis that there is more than one perceptual threshold [Merikle, P.M., Smilek, D. &amp; Eastwood, J.D. (2001). Perception without awareness: perspectives from cognitive psychology, Cognition, 79, 115-134], but goes further to argue that there are different \"levels\" of conscious perception.", "author" : [ { "dropping-particle" : "", "family" : "Overgaard", "given" : "Morten", "non-dropping-particle" : "", "parse-names" : false, "suffix" : "" }, { "dropping-particle" : "", "family" : "Rote", "given" : "Julian", "non-dropping-particle" : "", "parse-names" : false, "suffix" : "" }, { "dropping-particle" : "", "family" : "Mouridsen", "given" : "Kim", "non-dropping-particle" : "", "parse-names" : false, "suffix" : "" }, { "dropping-particle" : "", "family" : "Rams\u00f8y", "given" : "Thomas Zo\u00ebga", "non-dropping-particle" : "", "parse-names" : false, "suffix" : "" } ], "container-title" : "Consciousness and cognition", "id" : "ITEM-1", "issue" : "4", "issued" : { "date-parts" : [ [ "2006", "12" ] ] }, "page" : "700-8", "title" : "Is conscious perception gradual or dichotomous? A comparison of report methodologies during a visual task.", "type" : "article-journal", "volume" : "15" }, "uris" : [ "http://www.mendeley.com/documents/?uuid=2f79513e-43c5-4712-ba5e-75cc6c8ecc4f" ] } ], "mendeley" : { "previouslyFormattedCitation" : "&lt;sup&gt;40&lt;/sup&gt;" }, "properties" : { "noteIndex" : 0 }, "schema" : "https://github.com/citation-style-language/schema/raw/master/csl-citation.json" }</w:delInstrText>
        </w:r>
        <w:r w:rsidRPr="00230647" w:rsidDel="007F2B19">
          <w:rPr>
            <w:rFonts w:ascii="Arial" w:hAnsi="Arial" w:cs="Arial"/>
            <w:sz w:val="24"/>
            <w:szCs w:val="24"/>
          </w:rPr>
          <w:fldChar w:fldCharType="separate"/>
        </w:r>
        <w:r w:rsidRPr="00230647" w:rsidDel="007F2B19">
          <w:rPr>
            <w:rFonts w:ascii="Arial" w:hAnsi="Arial" w:cs="Arial"/>
            <w:noProof/>
            <w:sz w:val="24"/>
            <w:szCs w:val="24"/>
            <w:vertAlign w:val="superscript"/>
          </w:rPr>
          <w:delText>40</w:delText>
        </w:r>
        <w:r w:rsidRPr="00230647" w:rsidDel="007F2B19">
          <w:rPr>
            <w:rFonts w:ascii="Arial" w:hAnsi="Arial" w:cs="Arial"/>
            <w:sz w:val="24"/>
            <w:szCs w:val="24"/>
          </w:rPr>
          <w:fldChar w:fldCharType="end"/>
        </w:r>
        <w:r w:rsidRPr="00230647" w:rsidDel="007F2B19">
          <w:rPr>
            <w:rFonts w:ascii="Arial" w:hAnsi="Arial" w:cs="Arial"/>
            <w:noProof/>
            <w:sz w:val="24"/>
            <w:szCs w:val="24"/>
            <w:lang w:val="en-US" w:eastAsia="it-IT"/>
          </w:rPr>
          <w:delText xml:space="preserve">. The visibility rating was reported using 4 fingers per each hand where index fingers corresponded to visibility 1 and </w:delText>
        </w:r>
        <w:r w:rsidR="008B7980" w:rsidDel="007F2B19">
          <w:rPr>
            <w:rFonts w:ascii="Arial" w:hAnsi="Arial" w:cs="Arial"/>
            <w:noProof/>
            <w:sz w:val="24"/>
            <w:szCs w:val="24"/>
            <w:lang w:val="en-US" w:eastAsia="it-IT"/>
          </w:rPr>
          <w:delText>little</w:delText>
        </w:r>
        <w:r w:rsidR="00487013" w:rsidDel="007F2B19">
          <w:rPr>
            <w:rFonts w:ascii="Arial" w:hAnsi="Arial" w:cs="Arial"/>
            <w:noProof/>
            <w:sz w:val="24"/>
            <w:szCs w:val="24"/>
            <w:lang w:val="en-US" w:eastAsia="it-IT"/>
          </w:rPr>
          <w:delText xml:space="preserve"> fingers to visibility 4 (fig 1)</w:delText>
        </w:r>
        <w:r w:rsidRPr="00230647" w:rsidDel="007F2B19">
          <w:rPr>
            <w:rFonts w:ascii="Arial" w:hAnsi="Arial" w:cs="Arial"/>
            <w:noProof/>
            <w:sz w:val="24"/>
            <w:szCs w:val="24"/>
            <w:lang w:val="en-US" w:eastAsia="it-IT"/>
          </w:rPr>
          <w:delText>.</w:delText>
        </w:r>
      </w:del>
    </w:p>
    <w:p w:rsidR="00230647" w:rsidRPr="00230647" w:rsidRDefault="00230647" w:rsidP="00230647">
      <w:pPr>
        <w:pStyle w:val="Heading2"/>
        <w:spacing w:before="0" w:after="200" w:line="480" w:lineRule="auto"/>
        <w:rPr>
          <w:rFonts w:ascii="Arial" w:hAnsi="Arial" w:cs="Arial"/>
          <w:sz w:val="28"/>
          <w:szCs w:val="24"/>
        </w:rPr>
      </w:pPr>
      <w:bookmarkStart w:id="224" w:name="_Toc358212054"/>
      <w:bookmarkStart w:id="225" w:name="_Toc358212082"/>
      <w:bookmarkStart w:id="226" w:name="_Toc358234278"/>
      <w:r w:rsidRPr="00230647">
        <w:rPr>
          <w:rFonts w:ascii="Arial" w:hAnsi="Arial" w:cs="Arial"/>
          <w:color w:val="auto"/>
          <w:sz w:val="28"/>
          <w:szCs w:val="24"/>
        </w:rPr>
        <w:t>Recording setting</w:t>
      </w:r>
      <w:bookmarkEnd w:id="224"/>
      <w:bookmarkEnd w:id="225"/>
      <w:bookmarkEnd w:id="226"/>
    </w:p>
    <w:p w:rsidR="00230647" w:rsidRPr="00230647" w:rsidRDefault="00230647" w:rsidP="00230647">
      <w:pPr>
        <w:spacing w:line="480" w:lineRule="auto"/>
        <w:jc w:val="both"/>
        <w:rPr>
          <w:rFonts w:ascii="Arial" w:hAnsi="Arial" w:cs="Arial"/>
          <w:sz w:val="24"/>
          <w:szCs w:val="24"/>
        </w:rPr>
      </w:pPr>
      <w:r w:rsidRPr="00230647">
        <w:rPr>
          <w:rFonts w:ascii="Arial" w:hAnsi="Arial" w:cs="Arial"/>
          <w:sz w:val="24"/>
          <w:szCs w:val="24"/>
        </w:rPr>
        <w:tab/>
        <w:t>Magnetic brain activity was recorded through magneto-encephalography (</w:t>
      </w:r>
      <w:proofErr w:type="spellStart"/>
      <w:r w:rsidRPr="00230647">
        <w:rPr>
          <w:rFonts w:ascii="Arial" w:hAnsi="Arial" w:cs="Arial"/>
          <w:sz w:val="24"/>
          <w:szCs w:val="24"/>
        </w:rPr>
        <w:t>Elekta</w:t>
      </w:r>
      <w:proofErr w:type="spellEnd"/>
      <w:r w:rsidRPr="00230647">
        <w:rPr>
          <w:rFonts w:ascii="Arial" w:hAnsi="Arial" w:cs="Arial"/>
          <w:sz w:val="24"/>
          <w:szCs w:val="24"/>
        </w:rPr>
        <w:t xml:space="preserve"> </w:t>
      </w:r>
      <w:proofErr w:type="spellStart"/>
      <w:r w:rsidRPr="00230647">
        <w:rPr>
          <w:rFonts w:ascii="Arial" w:hAnsi="Arial" w:cs="Arial"/>
          <w:sz w:val="24"/>
          <w:szCs w:val="24"/>
        </w:rPr>
        <w:t>Neuromag</w:t>
      </w:r>
      <w:proofErr w:type="spellEnd"/>
      <w:r w:rsidRPr="00230647">
        <w:rPr>
          <w:rFonts w:ascii="Arial" w:hAnsi="Arial" w:cs="Arial"/>
          <w:sz w:val="24"/>
          <w:szCs w:val="24"/>
        </w:rPr>
        <w:t xml:space="preserve">® MEG system, Helsinki, Finland, comprising 204 planar gradiometers and 102 magnetometers in a helmet-shaped array). Data were sampled at 1 KHz with on-line </w:t>
      </w:r>
      <w:proofErr w:type="spellStart"/>
      <w:r w:rsidRPr="00230647">
        <w:rPr>
          <w:rFonts w:ascii="Arial" w:hAnsi="Arial" w:cs="Arial"/>
          <w:sz w:val="24"/>
          <w:szCs w:val="24"/>
        </w:rPr>
        <w:t>analog</w:t>
      </w:r>
      <w:proofErr w:type="spellEnd"/>
      <w:r w:rsidRPr="00230647">
        <w:rPr>
          <w:rFonts w:ascii="Arial" w:hAnsi="Arial" w:cs="Arial"/>
          <w:sz w:val="24"/>
          <w:szCs w:val="24"/>
        </w:rPr>
        <w:t xml:space="preserve"> low-pass filtering at 330 Hz, and on-line </w:t>
      </w:r>
      <w:proofErr w:type="spellStart"/>
      <w:r w:rsidRPr="00230647">
        <w:rPr>
          <w:rFonts w:ascii="Arial" w:hAnsi="Arial" w:cs="Arial"/>
          <w:sz w:val="24"/>
          <w:szCs w:val="24"/>
        </w:rPr>
        <w:t>analog</w:t>
      </w:r>
      <w:proofErr w:type="spellEnd"/>
      <w:r w:rsidRPr="00230647">
        <w:rPr>
          <w:rFonts w:ascii="Arial" w:hAnsi="Arial" w:cs="Arial"/>
          <w:sz w:val="24"/>
          <w:szCs w:val="24"/>
        </w:rPr>
        <w:t xml:space="preserve"> high-pass filtering at 0.1 Hz. The head position with respect to the sensor array was determined by four head position indicator coils attached to the scalp. The locations of the coils were digitized with respect to three anatomical landmarks (</w:t>
      </w:r>
      <w:proofErr w:type="spellStart"/>
      <w:r w:rsidRPr="00230647">
        <w:rPr>
          <w:rFonts w:ascii="Arial" w:hAnsi="Arial" w:cs="Arial"/>
          <w:sz w:val="24"/>
          <w:szCs w:val="24"/>
        </w:rPr>
        <w:t>nasion</w:t>
      </w:r>
      <w:proofErr w:type="spellEnd"/>
      <w:r w:rsidRPr="00230647">
        <w:rPr>
          <w:rFonts w:ascii="Arial" w:hAnsi="Arial" w:cs="Arial"/>
          <w:sz w:val="24"/>
          <w:szCs w:val="24"/>
        </w:rPr>
        <w:t xml:space="preserve"> and pre-auricular points) with a 3D digitizer (</w:t>
      </w:r>
      <w:proofErr w:type="spellStart"/>
      <w:r w:rsidRPr="00230647">
        <w:rPr>
          <w:rFonts w:ascii="Arial" w:hAnsi="Arial" w:cs="Arial"/>
          <w:sz w:val="24"/>
          <w:szCs w:val="24"/>
        </w:rPr>
        <w:t>Polhemus</w:t>
      </w:r>
      <w:proofErr w:type="spellEnd"/>
      <w:r w:rsidRPr="00230647">
        <w:rPr>
          <w:rFonts w:ascii="Arial" w:hAnsi="Arial" w:cs="Arial"/>
          <w:sz w:val="24"/>
          <w:szCs w:val="24"/>
        </w:rPr>
        <w:t xml:space="preserve"> </w:t>
      </w:r>
      <w:proofErr w:type="spellStart"/>
      <w:r w:rsidRPr="00230647">
        <w:rPr>
          <w:rFonts w:ascii="Arial" w:hAnsi="Arial" w:cs="Arial"/>
          <w:sz w:val="24"/>
          <w:szCs w:val="24"/>
        </w:rPr>
        <w:t>Isotrak</w:t>
      </w:r>
      <w:proofErr w:type="spellEnd"/>
      <w:r w:rsidRPr="00230647">
        <w:rPr>
          <w:rFonts w:ascii="Arial" w:hAnsi="Arial" w:cs="Arial"/>
          <w:sz w:val="24"/>
          <w:szCs w:val="24"/>
        </w:rPr>
        <w:t xml:space="preserve"> system®). Then, head position with respect to the device origin was acquired before each 10-15 minutes block of MEG recording. Subjects were asked to keep their eyes opened and to avoid eye movements by focusing on a fixation point displayed at </w:t>
      </w:r>
      <w:r w:rsidRPr="00230647">
        <w:rPr>
          <w:rFonts w:ascii="Arial" w:hAnsi="Arial" w:cs="Arial"/>
          <w:sz w:val="24"/>
          <w:szCs w:val="24"/>
        </w:rPr>
        <w:lastRenderedPageBreak/>
        <w:t xml:space="preserve">the centre of the screen. Monocular eye movements were recorded during the whole experiment and recalibrated on every main block with an SR-Research EyeLink1000©. </w:t>
      </w:r>
    </w:p>
    <w:p w:rsidR="00230647" w:rsidRPr="00230647" w:rsidRDefault="00230647" w:rsidP="00230647">
      <w:pPr>
        <w:pStyle w:val="Heading2"/>
        <w:spacing w:before="0" w:after="200" w:line="480" w:lineRule="auto"/>
        <w:rPr>
          <w:rFonts w:ascii="Arial" w:hAnsi="Arial" w:cs="Arial"/>
          <w:sz w:val="28"/>
          <w:szCs w:val="24"/>
        </w:rPr>
      </w:pPr>
      <w:bookmarkStart w:id="227" w:name="_Toc358212055"/>
      <w:bookmarkStart w:id="228" w:name="_Toc358212083"/>
      <w:bookmarkStart w:id="229" w:name="_Toc358234279"/>
      <w:r w:rsidRPr="00230647">
        <w:rPr>
          <w:rFonts w:ascii="Arial" w:hAnsi="Arial" w:cs="Arial"/>
          <w:color w:val="auto"/>
          <w:sz w:val="28"/>
          <w:szCs w:val="24"/>
        </w:rPr>
        <w:t>Pre-processing</w:t>
      </w:r>
      <w:bookmarkEnd w:id="227"/>
      <w:bookmarkEnd w:id="228"/>
      <w:bookmarkEnd w:id="229"/>
    </w:p>
    <w:p w:rsidR="007B4313" w:rsidRDefault="00230647" w:rsidP="00230647">
      <w:pPr>
        <w:spacing w:line="480" w:lineRule="auto"/>
        <w:jc w:val="both"/>
        <w:rPr>
          <w:ins w:id="230" w:author="Tiziana" w:date="2014-10-29T10:09:00Z"/>
          <w:rFonts w:ascii="Arial" w:hAnsi="Arial" w:cs="Arial"/>
          <w:sz w:val="24"/>
          <w:szCs w:val="24"/>
        </w:rPr>
      </w:pPr>
      <w:r w:rsidRPr="00230647">
        <w:rPr>
          <w:rFonts w:ascii="Arial" w:hAnsi="Arial" w:cs="Arial"/>
          <w:sz w:val="24"/>
          <w:szCs w:val="24"/>
        </w:rPr>
        <w:tab/>
        <w:t>Signal space separation (SSS</w:t>
      </w:r>
      <w:r w:rsidRPr="00230647">
        <w:rPr>
          <w:rFonts w:ascii="Arial" w:hAnsi="Arial" w:cs="Arial"/>
          <w:sz w:val="24"/>
          <w:szCs w:val="24"/>
        </w:rPr>
        <w:fldChar w:fldCharType="begin" w:fldLock="1"/>
      </w:r>
      <w:r w:rsidRPr="00230647">
        <w:rPr>
          <w:rFonts w:ascii="Arial" w:hAnsi="Arial" w:cs="Arial"/>
          <w:sz w:val="24"/>
          <w:szCs w:val="24"/>
        </w:rPr>
        <w:instrText>ADDIN CSL_CITATION { "citationItems" : [ { "id" : "ITEM-1", "itemData" : { "author" : [ { "dropping-particle" : "", "family" : "Taulu", "given" : "Samu", "non-dropping-particle" : "", "parse-names" : false, "suffix" : "" }, { "dropping-particle" : "", "family" : "Kajola", "given" : "Matti", "non-dropping-particle" : "", "parse-names" : false, "suffix" : "" }, { "dropping-particle" : "", "family" : "Simola", "given" : "Juha", "non-dropping-particle" : "", "parse-names" : false, "suffix" : "" } ], "container-title" : "Brain Topography", "id" : "ITEM-1", "issue" : "4", "issued" : { "date-parts" : [ [ "2004" ] ] }, "page" : "269-275", "title" : "Suppression of Interference and Artifacts by the Signal Space Separation Method", "type" : "article-journal", "volume" : "16" }, "uris" : [ "http://www.mendeley.com/documents/?uuid=e1394a28-15ad-4bb4-bf59-b83a8798cf7d" ] } ], "mendeley" : { "previouslyFormattedCitation" : "&lt;sup&gt;41&lt;/sup&gt;" }, "properties" : { "noteIndex" : 0 }, "schema" : "https://github.com/citation-style-language/schema/raw/master/csl-citation.json" }</w:instrText>
      </w:r>
      <w:r w:rsidRPr="00230647">
        <w:rPr>
          <w:rFonts w:ascii="Arial" w:hAnsi="Arial" w:cs="Arial"/>
          <w:sz w:val="24"/>
          <w:szCs w:val="24"/>
        </w:rPr>
        <w:fldChar w:fldCharType="separate"/>
      </w:r>
      <w:r w:rsidRPr="00230647">
        <w:rPr>
          <w:rFonts w:ascii="Arial" w:hAnsi="Arial" w:cs="Arial"/>
          <w:noProof/>
          <w:sz w:val="24"/>
          <w:szCs w:val="24"/>
          <w:vertAlign w:val="superscript"/>
        </w:rPr>
        <w:t>41</w:t>
      </w:r>
      <w:r w:rsidRPr="00230647">
        <w:rPr>
          <w:rFonts w:ascii="Arial" w:hAnsi="Arial" w:cs="Arial"/>
          <w:sz w:val="24"/>
          <w:szCs w:val="24"/>
        </w:rPr>
        <w:fldChar w:fldCharType="end"/>
      </w:r>
      <w:r w:rsidRPr="00230647">
        <w:rPr>
          <w:rFonts w:ascii="Arial" w:hAnsi="Arial" w:cs="Arial"/>
          <w:sz w:val="24"/>
          <w:szCs w:val="24"/>
        </w:rPr>
        <w:t xml:space="preserve">) was applied to suppress unwanted magnetic interferences (e.g. outside disturbances, limb movements), to interpolate noisy MEG sensors and to realign MEG data into a subject-specific head position. Noisy MEG sensors were removed with </w:t>
      </w:r>
      <w:proofErr w:type="spellStart"/>
      <w:r w:rsidRPr="00230647">
        <w:rPr>
          <w:rFonts w:ascii="Arial" w:hAnsi="Arial" w:cs="Arial"/>
          <w:sz w:val="24"/>
          <w:szCs w:val="24"/>
        </w:rPr>
        <w:t>MaxFilter</w:t>
      </w:r>
      <w:r w:rsidRPr="00230647">
        <w:rPr>
          <w:rFonts w:ascii="Arial" w:hAnsi="Arial" w:cs="Arial"/>
          <w:sz w:val="24"/>
          <w:szCs w:val="24"/>
          <w:vertAlign w:val="superscript"/>
        </w:rPr>
        <w:t>TM</w:t>
      </w:r>
      <w:proofErr w:type="spellEnd"/>
      <w:r w:rsidRPr="00230647">
        <w:rPr>
          <w:rFonts w:ascii="Arial" w:hAnsi="Arial" w:cs="Arial"/>
          <w:sz w:val="24"/>
          <w:szCs w:val="24"/>
        </w:rPr>
        <w:t xml:space="preserve"> in the SSS pre-processing step. </w:t>
      </w:r>
      <w:del w:id="231" w:author="Tiziana" w:date="2014-10-29T09:14:00Z">
        <w:r w:rsidRPr="00230647" w:rsidDel="006C4FC1">
          <w:rPr>
            <w:rFonts w:ascii="Arial" w:hAnsi="Arial" w:cs="Arial"/>
            <w:sz w:val="24"/>
            <w:szCs w:val="24"/>
          </w:rPr>
          <w:delText xml:space="preserve">All signals </w:delText>
        </w:r>
      </w:del>
      <w:ins w:id="232" w:author="Tiziana" w:date="2014-10-29T09:14:00Z">
        <w:r w:rsidR="006C4FC1">
          <w:rPr>
            <w:rFonts w:ascii="Arial" w:hAnsi="Arial" w:cs="Arial"/>
            <w:sz w:val="24"/>
            <w:szCs w:val="24"/>
          </w:rPr>
          <w:t xml:space="preserve">Event related signals </w:t>
        </w:r>
      </w:ins>
      <w:r w:rsidRPr="00230647">
        <w:rPr>
          <w:rFonts w:ascii="Arial" w:hAnsi="Arial" w:cs="Arial"/>
          <w:sz w:val="24"/>
          <w:szCs w:val="24"/>
        </w:rPr>
        <w:t>were digitally low-pass filtered at 30 Hz and down-sampled to 256 Hz. Tria</w:t>
      </w:r>
      <w:r w:rsidR="000F2E83">
        <w:rPr>
          <w:rFonts w:ascii="Arial" w:hAnsi="Arial" w:cs="Arial"/>
          <w:sz w:val="24"/>
          <w:szCs w:val="24"/>
        </w:rPr>
        <w:t xml:space="preserve">ls were then segmented from </w:t>
      </w:r>
      <w:ins w:id="233" w:author="Tiziana" w:date="2014-10-29T09:15:00Z">
        <w:r w:rsidR="00A70255">
          <w:rPr>
            <w:rFonts w:ascii="Arial" w:hAnsi="Arial" w:cs="Arial"/>
            <w:sz w:val="24"/>
            <w:szCs w:val="24"/>
          </w:rPr>
          <w:t>-</w:t>
        </w:r>
      </w:ins>
      <w:del w:id="234" w:author="Tiziana" w:date="2014-10-29T09:14:00Z">
        <w:r w:rsidR="000F2E83" w:rsidDel="006C4FC1">
          <w:rPr>
            <w:rFonts w:ascii="Arial" w:hAnsi="Arial" w:cs="Arial"/>
            <w:sz w:val="24"/>
            <w:szCs w:val="24"/>
          </w:rPr>
          <w:delText>-0.</w:delText>
        </w:r>
      </w:del>
      <w:r w:rsidR="000F2E83">
        <w:rPr>
          <w:rFonts w:ascii="Arial" w:hAnsi="Arial" w:cs="Arial"/>
          <w:sz w:val="24"/>
          <w:szCs w:val="24"/>
        </w:rPr>
        <w:t>8</w:t>
      </w:r>
      <w:r w:rsidRPr="00230647">
        <w:rPr>
          <w:rFonts w:ascii="Arial" w:hAnsi="Arial" w:cs="Arial"/>
          <w:sz w:val="24"/>
          <w:szCs w:val="24"/>
        </w:rPr>
        <w:t>00</w:t>
      </w:r>
      <w:del w:id="235" w:author="Tiziana" w:date="2014-10-29T09:14:00Z">
        <w:r w:rsidRPr="00230647" w:rsidDel="006C4FC1">
          <w:rPr>
            <w:rFonts w:ascii="Arial" w:hAnsi="Arial" w:cs="Arial"/>
            <w:sz w:val="24"/>
            <w:szCs w:val="24"/>
          </w:rPr>
          <w:delText xml:space="preserve">sec </w:delText>
        </w:r>
      </w:del>
      <w:ins w:id="236" w:author="Tiziana" w:date="2014-10-29T09:14:00Z">
        <w:r w:rsidR="006C4FC1">
          <w:rPr>
            <w:rFonts w:ascii="Arial" w:hAnsi="Arial" w:cs="Arial"/>
            <w:sz w:val="24"/>
            <w:szCs w:val="24"/>
          </w:rPr>
          <w:t xml:space="preserve"> </w:t>
        </w:r>
        <w:proofErr w:type="spellStart"/>
        <w:r w:rsidR="006C4FC1">
          <w:rPr>
            <w:rFonts w:ascii="Arial" w:hAnsi="Arial" w:cs="Arial"/>
            <w:sz w:val="24"/>
            <w:szCs w:val="24"/>
          </w:rPr>
          <w:t>ms</w:t>
        </w:r>
      </w:ins>
      <w:proofErr w:type="spellEnd"/>
      <w:ins w:id="237" w:author="Tiziana" w:date="2014-10-29T09:15:00Z">
        <w:r w:rsidR="00A70255">
          <w:rPr>
            <w:rFonts w:ascii="Arial" w:hAnsi="Arial" w:cs="Arial"/>
            <w:sz w:val="24"/>
            <w:szCs w:val="24"/>
          </w:rPr>
          <w:t xml:space="preserve"> </w:t>
        </w:r>
      </w:ins>
      <w:r w:rsidRPr="00230647">
        <w:rPr>
          <w:rFonts w:ascii="Arial" w:hAnsi="Arial" w:cs="Arial"/>
          <w:sz w:val="24"/>
          <w:szCs w:val="24"/>
        </w:rPr>
        <w:t>to 2</w:t>
      </w:r>
      <w:del w:id="238" w:author="Tiziana" w:date="2014-10-29T09:14:00Z">
        <w:r w:rsidRPr="00230647" w:rsidDel="006C4FC1">
          <w:rPr>
            <w:rFonts w:ascii="Arial" w:hAnsi="Arial" w:cs="Arial"/>
            <w:sz w:val="24"/>
            <w:szCs w:val="24"/>
          </w:rPr>
          <w:delText>.</w:delText>
        </w:r>
      </w:del>
      <w:r w:rsidRPr="00230647">
        <w:rPr>
          <w:rFonts w:ascii="Arial" w:hAnsi="Arial" w:cs="Arial"/>
          <w:sz w:val="24"/>
          <w:szCs w:val="24"/>
        </w:rPr>
        <w:t>200</w:t>
      </w:r>
      <w:ins w:id="239" w:author="Tiziana" w:date="2014-10-29T09:14:00Z">
        <w:r w:rsidR="006C4FC1">
          <w:rPr>
            <w:rFonts w:ascii="Arial" w:hAnsi="Arial" w:cs="Arial"/>
            <w:sz w:val="24"/>
            <w:szCs w:val="24"/>
          </w:rPr>
          <w:t xml:space="preserve"> </w:t>
        </w:r>
      </w:ins>
      <w:commentRangeStart w:id="240"/>
      <w:del w:id="241" w:author="Tiziana" w:date="2014-10-29T09:14:00Z">
        <w:r w:rsidRPr="00230647" w:rsidDel="006C4FC1">
          <w:rPr>
            <w:rFonts w:ascii="Arial" w:hAnsi="Arial" w:cs="Arial"/>
            <w:sz w:val="24"/>
            <w:szCs w:val="24"/>
          </w:rPr>
          <w:delText xml:space="preserve">sec </w:delText>
        </w:r>
      </w:del>
      <w:proofErr w:type="spellStart"/>
      <w:ins w:id="242" w:author="Tiziana" w:date="2014-10-29T09:14:00Z">
        <w:r w:rsidR="006C4FC1">
          <w:rPr>
            <w:rFonts w:ascii="Arial" w:hAnsi="Arial" w:cs="Arial"/>
            <w:sz w:val="24"/>
            <w:szCs w:val="24"/>
          </w:rPr>
          <w:t>ms</w:t>
        </w:r>
      </w:ins>
      <w:commentRangeEnd w:id="240"/>
      <w:proofErr w:type="spellEnd"/>
      <w:ins w:id="243" w:author="Tiziana" w:date="2014-10-29T09:15:00Z">
        <w:r w:rsidR="00A70255">
          <w:rPr>
            <w:rStyle w:val="CommentReference"/>
          </w:rPr>
          <w:commentReference w:id="240"/>
        </w:r>
      </w:ins>
      <w:ins w:id="244" w:author="Tiziana" w:date="2014-10-29T09:14:00Z">
        <w:r w:rsidR="006C4FC1" w:rsidRPr="00230647">
          <w:rPr>
            <w:rFonts w:ascii="Arial" w:hAnsi="Arial" w:cs="Arial"/>
            <w:sz w:val="24"/>
            <w:szCs w:val="24"/>
          </w:rPr>
          <w:t xml:space="preserve"> </w:t>
        </w:r>
      </w:ins>
      <w:del w:id="245" w:author="Tiziana" w:date="2014-10-29T09:15:00Z">
        <w:r w:rsidRPr="00230647" w:rsidDel="00A70255">
          <w:rPr>
            <w:rFonts w:ascii="Arial" w:hAnsi="Arial" w:cs="Arial"/>
            <w:sz w:val="24"/>
            <w:szCs w:val="24"/>
          </w:rPr>
          <w:delText xml:space="preserve">after </w:delText>
        </w:r>
      </w:del>
      <w:ins w:id="246" w:author="Tiziana" w:date="2014-10-29T09:15:00Z">
        <w:r w:rsidR="00A70255">
          <w:rPr>
            <w:rFonts w:ascii="Arial" w:hAnsi="Arial" w:cs="Arial"/>
            <w:sz w:val="24"/>
            <w:szCs w:val="24"/>
          </w:rPr>
          <w:t>relative to</w:t>
        </w:r>
        <w:r w:rsidR="00A70255" w:rsidRPr="00230647">
          <w:rPr>
            <w:rFonts w:ascii="Arial" w:hAnsi="Arial" w:cs="Arial"/>
            <w:sz w:val="24"/>
            <w:szCs w:val="24"/>
          </w:rPr>
          <w:t xml:space="preserve"> </w:t>
        </w:r>
      </w:ins>
      <w:del w:id="247" w:author="Tiziana" w:date="2014-10-29T09:15:00Z">
        <w:r w:rsidRPr="00230647" w:rsidDel="00A70255">
          <w:rPr>
            <w:rFonts w:ascii="Arial" w:hAnsi="Arial" w:cs="Arial"/>
            <w:sz w:val="24"/>
            <w:szCs w:val="24"/>
          </w:rPr>
          <w:delText xml:space="preserve">the target stimulus </w:delText>
        </w:r>
      </w:del>
      <w:ins w:id="248" w:author="Tiziana" w:date="2014-10-29T09:15:00Z">
        <w:r w:rsidR="00A70255">
          <w:rPr>
            <w:rFonts w:ascii="Arial" w:hAnsi="Arial" w:cs="Arial"/>
            <w:sz w:val="24"/>
            <w:szCs w:val="24"/>
          </w:rPr>
          <w:t xml:space="preserve">Target </w:t>
        </w:r>
      </w:ins>
      <w:r w:rsidRPr="00230647">
        <w:rPr>
          <w:rFonts w:ascii="Arial" w:hAnsi="Arial" w:cs="Arial"/>
          <w:sz w:val="24"/>
          <w:szCs w:val="24"/>
        </w:rPr>
        <w:t xml:space="preserve">onset, and were corrected for baseline </w:t>
      </w:r>
      <w:del w:id="249" w:author="Tiziana" w:date="2014-10-29T09:16:00Z">
        <w:r w:rsidRPr="00230647" w:rsidDel="00A70255">
          <w:rPr>
            <w:rFonts w:ascii="Arial" w:hAnsi="Arial" w:cs="Arial"/>
            <w:sz w:val="24"/>
            <w:szCs w:val="24"/>
          </w:rPr>
          <w:delText xml:space="preserve">over </w:delText>
        </w:r>
        <w:r w:rsidR="00EF6D42" w:rsidDel="00A70255">
          <w:rPr>
            <w:rFonts w:ascii="Arial" w:hAnsi="Arial" w:cs="Arial"/>
            <w:sz w:val="24"/>
            <w:szCs w:val="24"/>
          </w:rPr>
          <w:delText>the range</w:delText>
        </w:r>
        <w:r w:rsidRPr="00230647" w:rsidDel="00A70255">
          <w:rPr>
            <w:rFonts w:ascii="Arial" w:hAnsi="Arial" w:cs="Arial"/>
            <w:sz w:val="24"/>
            <w:szCs w:val="24"/>
          </w:rPr>
          <w:delText xml:space="preserve"> </w:delText>
        </w:r>
      </w:del>
      <w:ins w:id="250" w:author="Tiziana" w:date="2014-10-29T09:16:00Z">
        <w:r w:rsidR="00A70255">
          <w:rPr>
            <w:rFonts w:ascii="Arial" w:hAnsi="Arial" w:cs="Arial"/>
            <w:sz w:val="24"/>
            <w:szCs w:val="24"/>
          </w:rPr>
          <w:t xml:space="preserve">from </w:t>
        </w:r>
      </w:ins>
      <w:del w:id="251" w:author="Tiziana" w:date="2014-10-29T09:15:00Z">
        <w:r w:rsidR="00EF6D42" w:rsidDel="00A70255">
          <w:rPr>
            <w:rFonts w:ascii="Arial" w:hAnsi="Arial" w:cs="Arial"/>
            <w:sz w:val="24"/>
            <w:szCs w:val="24"/>
          </w:rPr>
          <w:delText>[</w:delText>
        </w:r>
      </w:del>
      <w:r w:rsidR="00EF6D42">
        <w:rPr>
          <w:rFonts w:ascii="Arial" w:hAnsi="Arial" w:cs="Arial"/>
          <w:sz w:val="24"/>
          <w:szCs w:val="24"/>
        </w:rPr>
        <w:t>-</w:t>
      </w:r>
      <w:del w:id="252" w:author="Tiziana" w:date="2014-10-29T09:15:00Z">
        <w:r w:rsidR="00EF6D42" w:rsidDel="00A70255">
          <w:rPr>
            <w:rFonts w:ascii="Arial" w:hAnsi="Arial" w:cs="Arial"/>
            <w:sz w:val="24"/>
            <w:szCs w:val="24"/>
          </w:rPr>
          <w:delText>.</w:delText>
        </w:r>
      </w:del>
      <w:r w:rsidR="00EF6D42">
        <w:rPr>
          <w:rFonts w:ascii="Arial" w:hAnsi="Arial" w:cs="Arial"/>
          <w:sz w:val="24"/>
          <w:szCs w:val="24"/>
        </w:rPr>
        <w:t>300</w:t>
      </w:r>
      <w:ins w:id="253" w:author="Tiziana" w:date="2014-10-29T09:17:00Z">
        <w:r w:rsidR="00A70255">
          <w:rPr>
            <w:rFonts w:ascii="Arial" w:hAnsi="Arial" w:cs="Arial"/>
            <w:sz w:val="24"/>
            <w:szCs w:val="24"/>
          </w:rPr>
          <w:t xml:space="preserve"> </w:t>
        </w:r>
        <w:proofErr w:type="spellStart"/>
        <w:r w:rsidR="00A70255">
          <w:rPr>
            <w:rFonts w:ascii="Arial" w:hAnsi="Arial" w:cs="Arial"/>
            <w:sz w:val="24"/>
            <w:szCs w:val="24"/>
          </w:rPr>
          <w:t>ms</w:t>
        </w:r>
        <w:proofErr w:type="spellEnd"/>
        <w:r w:rsidR="00A70255">
          <w:rPr>
            <w:rFonts w:ascii="Arial" w:hAnsi="Arial" w:cs="Arial"/>
            <w:sz w:val="24"/>
            <w:szCs w:val="24"/>
          </w:rPr>
          <w:t xml:space="preserve"> to</w:t>
        </w:r>
      </w:ins>
      <w:r w:rsidR="00EF6D42">
        <w:rPr>
          <w:rFonts w:ascii="Arial" w:hAnsi="Arial" w:cs="Arial"/>
          <w:sz w:val="24"/>
          <w:szCs w:val="24"/>
        </w:rPr>
        <w:t xml:space="preserve"> </w:t>
      </w:r>
      <w:r w:rsidRPr="00230647">
        <w:rPr>
          <w:rFonts w:ascii="Arial" w:hAnsi="Arial" w:cs="Arial"/>
          <w:sz w:val="24"/>
          <w:szCs w:val="24"/>
        </w:rPr>
        <w:t>-</w:t>
      </w:r>
      <w:del w:id="254" w:author="Tiziana" w:date="2014-10-29T09:15:00Z">
        <w:r w:rsidRPr="00230647" w:rsidDel="00A70255">
          <w:rPr>
            <w:rFonts w:ascii="Arial" w:hAnsi="Arial" w:cs="Arial"/>
            <w:sz w:val="24"/>
            <w:szCs w:val="24"/>
          </w:rPr>
          <w:delText>0.</w:delText>
        </w:r>
        <w:r w:rsidR="00EF6D42" w:rsidDel="00A70255">
          <w:rPr>
            <w:rFonts w:ascii="Arial" w:hAnsi="Arial" w:cs="Arial"/>
            <w:sz w:val="24"/>
            <w:szCs w:val="24"/>
          </w:rPr>
          <w:delText>0</w:delText>
        </w:r>
      </w:del>
      <w:r w:rsidR="00EF6D42">
        <w:rPr>
          <w:rFonts w:ascii="Arial" w:hAnsi="Arial" w:cs="Arial"/>
          <w:sz w:val="24"/>
          <w:szCs w:val="24"/>
        </w:rPr>
        <w:t>5</w:t>
      </w:r>
      <w:r w:rsidRPr="00230647">
        <w:rPr>
          <w:rFonts w:ascii="Arial" w:hAnsi="Arial" w:cs="Arial"/>
          <w:sz w:val="24"/>
          <w:szCs w:val="24"/>
        </w:rPr>
        <w:t>0</w:t>
      </w:r>
      <w:ins w:id="255" w:author="Tiziana" w:date="2014-10-29T09:15:00Z">
        <w:r w:rsidR="00A70255">
          <w:rPr>
            <w:rFonts w:ascii="Arial" w:hAnsi="Arial" w:cs="Arial"/>
            <w:sz w:val="24"/>
            <w:szCs w:val="24"/>
          </w:rPr>
          <w:t xml:space="preserve"> </w:t>
        </w:r>
      </w:ins>
      <w:del w:id="256" w:author="Tiziana" w:date="2014-10-29T09:15:00Z">
        <w:r w:rsidR="00EF6D42" w:rsidDel="00A70255">
          <w:rPr>
            <w:rFonts w:ascii="Arial" w:hAnsi="Arial" w:cs="Arial"/>
            <w:sz w:val="24"/>
            <w:szCs w:val="24"/>
          </w:rPr>
          <w:delText xml:space="preserve">] </w:delText>
        </w:r>
        <w:r w:rsidRPr="00230647" w:rsidDel="00A70255">
          <w:rPr>
            <w:rFonts w:ascii="Arial" w:hAnsi="Arial" w:cs="Arial"/>
            <w:sz w:val="24"/>
            <w:szCs w:val="24"/>
          </w:rPr>
          <w:delText>sec</w:delText>
        </w:r>
      </w:del>
      <w:proofErr w:type="spellStart"/>
      <w:ins w:id="257" w:author="Tiziana" w:date="2014-10-29T09:15:00Z">
        <w:r w:rsidR="00A70255">
          <w:rPr>
            <w:rFonts w:ascii="Arial" w:hAnsi="Arial" w:cs="Arial"/>
            <w:sz w:val="24"/>
            <w:szCs w:val="24"/>
          </w:rPr>
          <w:t>ms</w:t>
        </w:r>
      </w:ins>
      <w:proofErr w:type="spellEnd"/>
      <w:del w:id="258" w:author="Tiziana" w:date="2014-10-29T09:17:00Z">
        <w:r w:rsidRPr="00230647" w:rsidDel="00A70255">
          <w:rPr>
            <w:rFonts w:ascii="Arial" w:hAnsi="Arial" w:cs="Arial"/>
            <w:sz w:val="24"/>
            <w:szCs w:val="24"/>
          </w:rPr>
          <w:delText xml:space="preserve"> </w:delText>
        </w:r>
      </w:del>
      <w:del w:id="259" w:author="Tiziana" w:date="2014-10-29T09:16:00Z">
        <w:r w:rsidRPr="00230647" w:rsidDel="00A70255">
          <w:rPr>
            <w:rFonts w:ascii="Arial" w:hAnsi="Arial" w:cs="Arial"/>
            <w:sz w:val="24"/>
            <w:szCs w:val="24"/>
          </w:rPr>
          <w:delText>window before the onset of the first stimulus</w:delText>
        </w:r>
      </w:del>
      <w:r w:rsidRPr="00230647">
        <w:rPr>
          <w:rFonts w:ascii="Arial" w:hAnsi="Arial" w:cs="Arial"/>
          <w:sz w:val="24"/>
          <w:szCs w:val="24"/>
        </w:rPr>
        <w:t xml:space="preserve">. </w:t>
      </w:r>
    </w:p>
    <w:p w:rsidR="007B4313" w:rsidRDefault="007B4313" w:rsidP="00230647">
      <w:pPr>
        <w:spacing w:line="480" w:lineRule="auto"/>
        <w:jc w:val="both"/>
        <w:rPr>
          <w:ins w:id="260" w:author="Tiziana" w:date="2014-10-29T10:09:00Z"/>
          <w:rFonts w:ascii="Arial" w:hAnsi="Arial" w:cs="Arial"/>
          <w:sz w:val="24"/>
          <w:szCs w:val="24"/>
        </w:rPr>
      </w:pPr>
      <w:ins w:id="261" w:author="Tiziana" w:date="2014-10-29T10:08:00Z">
        <w:r>
          <w:rPr>
            <w:rFonts w:ascii="Arial" w:hAnsi="Arial" w:cs="Arial"/>
            <w:sz w:val="24"/>
            <w:szCs w:val="24"/>
          </w:rPr>
          <w:t xml:space="preserve">Probe </w:t>
        </w:r>
      </w:ins>
      <w:ins w:id="262" w:author="Tiziana" w:date="2014-10-29T10:09:00Z">
        <w:r>
          <w:rPr>
            <w:rFonts w:ascii="Arial" w:hAnsi="Arial" w:cs="Arial"/>
            <w:sz w:val="24"/>
            <w:szCs w:val="24"/>
          </w:rPr>
          <w:t>ERF</w:t>
        </w:r>
      </w:ins>
      <w:ins w:id="263" w:author="Tiziana" w:date="2014-10-29T10:08:00Z">
        <w:r>
          <w:rPr>
            <w:rFonts w:ascii="Arial" w:hAnsi="Arial" w:cs="Arial"/>
            <w:sz w:val="24"/>
            <w:szCs w:val="24"/>
          </w:rPr>
          <w:t>.</w:t>
        </w:r>
      </w:ins>
    </w:p>
    <w:p w:rsidR="007B4313" w:rsidRDefault="007B4313" w:rsidP="00230647">
      <w:pPr>
        <w:spacing w:line="480" w:lineRule="auto"/>
        <w:jc w:val="both"/>
        <w:rPr>
          <w:ins w:id="264" w:author="Tiziana" w:date="2014-10-29T10:08:00Z"/>
          <w:rFonts w:ascii="Arial" w:hAnsi="Arial" w:cs="Arial"/>
          <w:sz w:val="24"/>
          <w:szCs w:val="24"/>
        </w:rPr>
      </w:pPr>
      <w:proofErr w:type="gramStart"/>
      <w:ins w:id="265" w:author="Tiziana" w:date="2014-10-29T10:09:00Z">
        <w:r>
          <w:rPr>
            <w:rFonts w:ascii="Arial" w:hAnsi="Arial" w:cs="Arial"/>
            <w:sz w:val="24"/>
            <w:szCs w:val="24"/>
          </w:rPr>
          <w:t>Response lock</w:t>
        </w:r>
        <w:proofErr w:type="gramEnd"/>
        <w:r>
          <w:rPr>
            <w:rFonts w:ascii="Arial" w:hAnsi="Arial" w:cs="Arial"/>
            <w:sz w:val="24"/>
            <w:szCs w:val="24"/>
          </w:rPr>
          <w:t xml:space="preserve"> ERF.</w:t>
        </w:r>
      </w:ins>
      <w:ins w:id="266" w:author="Tiziana" w:date="2014-10-29T10:08:00Z">
        <w:r>
          <w:rPr>
            <w:rFonts w:ascii="Arial" w:hAnsi="Arial" w:cs="Arial"/>
            <w:sz w:val="24"/>
            <w:szCs w:val="24"/>
          </w:rPr>
          <w:t xml:space="preserve"> </w:t>
        </w:r>
      </w:ins>
    </w:p>
    <w:p w:rsidR="00230647" w:rsidRPr="00230647" w:rsidRDefault="00230647" w:rsidP="00230647">
      <w:pPr>
        <w:spacing w:line="480" w:lineRule="auto"/>
        <w:jc w:val="both"/>
        <w:rPr>
          <w:rFonts w:ascii="Arial" w:hAnsi="Arial" w:cs="Arial"/>
          <w:sz w:val="24"/>
          <w:szCs w:val="24"/>
        </w:rPr>
      </w:pPr>
      <w:r w:rsidRPr="00230647">
        <w:rPr>
          <w:rFonts w:ascii="Arial" w:hAnsi="Arial" w:cs="Arial"/>
          <w:sz w:val="24"/>
          <w:szCs w:val="24"/>
        </w:rPr>
        <w:t xml:space="preserve">Segmentation </w:t>
      </w:r>
      <w:ins w:id="267" w:author="Tiziana" w:date="2014-10-29T09:17:00Z">
        <w:r w:rsidR="00A70255">
          <w:rPr>
            <w:rFonts w:ascii="Arial" w:hAnsi="Arial" w:cs="Arial"/>
            <w:sz w:val="24"/>
            <w:szCs w:val="24"/>
          </w:rPr>
          <w:t xml:space="preserve">and filtering </w:t>
        </w:r>
      </w:ins>
      <w:r w:rsidRPr="00230647">
        <w:rPr>
          <w:rFonts w:ascii="Arial" w:hAnsi="Arial" w:cs="Arial"/>
          <w:sz w:val="24"/>
          <w:szCs w:val="24"/>
        </w:rPr>
        <w:t>was done with Fieldtrip</w:t>
      </w:r>
      <w:r w:rsidRPr="00230647">
        <w:rPr>
          <w:rFonts w:ascii="Arial" w:hAnsi="Arial" w:cs="Arial"/>
          <w:sz w:val="24"/>
          <w:szCs w:val="24"/>
        </w:rPr>
        <w:fldChar w:fldCharType="begin" w:fldLock="1"/>
      </w:r>
      <w:r w:rsidRPr="00230647">
        <w:rPr>
          <w:rFonts w:ascii="Arial" w:hAnsi="Arial" w:cs="Arial"/>
          <w:sz w:val="24"/>
          <w:szCs w:val="24"/>
        </w:rPr>
        <w:instrText>ADDIN CSL_CITATION { "citationItems" : [ { "id" : "ITEM-1", "itemData" : { "DOI" : "10.1155/2011/156869", "abstract" : "This paper describes FieldTrip, an open source software package that we developed for the analysis of MEG, EEG, and other electrophysiological data. The software is implemented as a MATLAB toolbox and includes a complete set of consistent and user-friendly high-level functions that allow experimental neuroscientists to analyze experimental data. It includes algorithms for simple and advanced analysis, such as time-frequency analysis using multitapers, source reconstruction using dipoles, distributed sources and beamformers, connectivity analysis, and nonparametric statistical permutation tests at the channel and source level. The implementation as toolbox allows the user to perform elaborate and structured analyses of large data sets using the MATLAB command line and batch scripting. Furthermore, users and developers can easily extend the functionality and implement new algorithms. The modular design facilitates the reuse in other software packages.", "author" : [ { "dropping-particle" : "", "family" : "Oostenveld", "given" : "Robert", "non-dropping-particle" : "", "parse-names" : false, "suffix" : "" }, { "dropping-particle" : "", "family" : "Fries", "given" : "Pascal", "non-dropping-particle" : "", "parse-names" : false, "suffix" : "" }, { "dropping-particle" : "", "family" : "Maris", "given" : "Eric", "non-dropping-particle" : "", "parse-names" : false, "suffix" : "" }, { "dropping-particle" : "", "family" : "Schoffelen", "given" : "Jan-Mathijs", "non-dropping-particle" : "", "parse-names" : false, "suffix" : "" } ], "container-title" : "Computational intelligence and neuroscience", "id" : "ITEM-1", "issued" : { "date-parts" : [ [ "2011", "1" ] ] }, "page" : "156869", "title" : "FieldTrip: Open source software for advanced analysis of MEG, EEG, and invasive electrophysiological data.", "type" : "article-journal", "volume" : "2011" }, "uris" : [ "http://www.mendeley.com/documents/?uuid=2bd9caec-b129-4b26-8942-16ac58ce1fc0" ] } ], "mendeley" : { "previouslyFormattedCitation" : "&lt;sup&gt;42&lt;/sup&gt;" }, "properties" : { "noteIndex" : 0 }, "schema" : "https://github.com/citation-style-language/schema/raw/master/csl-citation.json" }</w:instrText>
      </w:r>
      <w:r w:rsidRPr="00230647">
        <w:rPr>
          <w:rFonts w:ascii="Arial" w:hAnsi="Arial" w:cs="Arial"/>
          <w:sz w:val="24"/>
          <w:szCs w:val="24"/>
        </w:rPr>
        <w:fldChar w:fldCharType="separate"/>
      </w:r>
      <w:r w:rsidRPr="00230647">
        <w:rPr>
          <w:rFonts w:ascii="Arial" w:hAnsi="Arial" w:cs="Arial"/>
          <w:noProof/>
          <w:sz w:val="24"/>
          <w:szCs w:val="24"/>
          <w:vertAlign w:val="superscript"/>
        </w:rPr>
        <w:t>42</w:t>
      </w:r>
      <w:r w:rsidRPr="00230647">
        <w:rPr>
          <w:rFonts w:ascii="Arial" w:hAnsi="Arial" w:cs="Arial"/>
          <w:sz w:val="24"/>
          <w:szCs w:val="24"/>
        </w:rPr>
        <w:fldChar w:fldCharType="end"/>
      </w:r>
      <w:r w:rsidRPr="00230647">
        <w:rPr>
          <w:rFonts w:ascii="Arial" w:hAnsi="Arial" w:cs="Arial"/>
          <w:sz w:val="24"/>
          <w:szCs w:val="24"/>
        </w:rPr>
        <w:t>.</w:t>
      </w:r>
    </w:p>
    <w:p w:rsidR="00F24F24" w:rsidRDefault="00F24F24" w:rsidP="00230647">
      <w:pPr>
        <w:pStyle w:val="Heading2"/>
        <w:spacing w:before="0" w:after="200" w:line="480" w:lineRule="auto"/>
        <w:rPr>
          <w:ins w:id="268" w:author="Tiziana" w:date="2014-10-29T09:52:00Z"/>
          <w:rFonts w:ascii="Arial" w:hAnsi="Arial" w:cs="Arial"/>
          <w:color w:val="auto"/>
          <w:sz w:val="28"/>
          <w:szCs w:val="24"/>
        </w:rPr>
      </w:pPr>
      <w:bookmarkStart w:id="269" w:name="_Toc358212056"/>
      <w:bookmarkStart w:id="270" w:name="_Toc358212084"/>
      <w:bookmarkStart w:id="271" w:name="_Toc358234280"/>
      <w:proofErr w:type="spellStart"/>
      <w:ins w:id="272" w:author="Tiziana" w:date="2014-10-29T09:52:00Z">
        <w:r>
          <w:rPr>
            <w:rFonts w:ascii="Arial" w:hAnsi="Arial" w:cs="Arial"/>
            <w:color w:val="auto"/>
            <w:sz w:val="28"/>
            <w:szCs w:val="24"/>
          </w:rPr>
          <w:t>Unvariate</w:t>
        </w:r>
        <w:proofErr w:type="spellEnd"/>
        <w:r>
          <w:rPr>
            <w:rFonts w:ascii="Arial" w:hAnsi="Arial" w:cs="Arial"/>
            <w:color w:val="auto"/>
            <w:sz w:val="28"/>
            <w:szCs w:val="24"/>
          </w:rPr>
          <w:t xml:space="preserve"> analyses</w:t>
        </w:r>
      </w:ins>
    </w:p>
    <w:p w:rsidR="00F24F24" w:rsidRDefault="00F24F24" w:rsidP="00F24F24">
      <w:pPr>
        <w:pStyle w:val="ListParagraph"/>
        <w:numPr>
          <w:ilvl w:val="0"/>
          <w:numId w:val="5"/>
        </w:numPr>
        <w:rPr>
          <w:ins w:id="273" w:author="Tiziana" w:date="2014-10-29T09:52:00Z"/>
        </w:rPr>
        <w:pPrChange w:id="274" w:author="Tiziana" w:date="2014-10-29T09:53:00Z">
          <w:pPr>
            <w:pStyle w:val="Heading2"/>
            <w:spacing w:before="0" w:after="200" w:line="480" w:lineRule="auto"/>
          </w:pPr>
        </w:pPrChange>
      </w:pPr>
      <w:ins w:id="275" w:author="Tiziana" w:date="2014-10-29T09:52:00Z">
        <w:r>
          <w:t xml:space="preserve">Type of </w:t>
        </w:r>
      </w:ins>
      <w:ins w:id="276" w:author="Tiziana" w:date="2014-10-29T09:53:00Z">
        <w:r>
          <w:t xml:space="preserve">analyses (visibility, orientation </w:t>
        </w:r>
        <w:proofErr w:type="spellStart"/>
        <w:r>
          <w:t>etc</w:t>
        </w:r>
        <w:proofErr w:type="spellEnd"/>
        <w:r>
          <w:t>)</w:t>
        </w:r>
      </w:ins>
    </w:p>
    <w:p w:rsidR="00F24F24" w:rsidRDefault="00F24F24" w:rsidP="00F24F24">
      <w:pPr>
        <w:pStyle w:val="ListParagraph"/>
        <w:numPr>
          <w:ilvl w:val="0"/>
          <w:numId w:val="5"/>
        </w:numPr>
        <w:rPr>
          <w:ins w:id="277" w:author="Tiziana" w:date="2014-10-29T09:52:00Z"/>
        </w:rPr>
        <w:pPrChange w:id="278" w:author="Tiziana" w:date="2014-10-29T09:53:00Z">
          <w:pPr>
            <w:pStyle w:val="Heading2"/>
            <w:spacing w:before="0" w:after="200" w:line="480" w:lineRule="auto"/>
          </w:pPr>
        </w:pPrChange>
      </w:pPr>
      <w:ins w:id="279" w:author="Tiziana" w:date="2014-10-29T09:52:00Z">
        <w:r>
          <w:t>Statistics</w:t>
        </w:r>
      </w:ins>
    </w:p>
    <w:p w:rsidR="00F24F24" w:rsidRPr="00F24F24" w:rsidRDefault="00F24F24" w:rsidP="00F24F24">
      <w:pPr>
        <w:pStyle w:val="ListParagraph"/>
        <w:numPr>
          <w:ilvl w:val="0"/>
          <w:numId w:val="5"/>
        </w:numPr>
        <w:rPr>
          <w:ins w:id="280" w:author="Tiziana" w:date="2014-10-29T09:52:00Z"/>
          <w:rPrChange w:id="281" w:author="Tiziana" w:date="2014-10-29T09:52:00Z">
            <w:rPr>
              <w:ins w:id="282" w:author="Tiziana" w:date="2014-10-29T09:52:00Z"/>
              <w:rFonts w:ascii="Arial" w:hAnsi="Arial" w:cs="Arial"/>
              <w:color w:val="auto"/>
              <w:sz w:val="28"/>
              <w:szCs w:val="24"/>
            </w:rPr>
          </w:rPrChange>
        </w:rPr>
        <w:pPrChange w:id="283" w:author="Tiziana" w:date="2014-10-29T09:53:00Z">
          <w:pPr>
            <w:pStyle w:val="Heading2"/>
            <w:spacing w:before="0" w:after="200" w:line="480" w:lineRule="auto"/>
          </w:pPr>
        </w:pPrChange>
      </w:pPr>
      <w:ins w:id="284" w:author="Tiziana" w:date="2014-10-29T09:52:00Z">
        <w:r>
          <w:t>Correction for multiple comparison</w:t>
        </w:r>
      </w:ins>
    </w:p>
    <w:p w:rsidR="00230647" w:rsidRPr="00230647" w:rsidRDefault="00230647" w:rsidP="00230647">
      <w:pPr>
        <w:pStyle w:val="Heading2"/>
        <w:spacing w:before="0" w:after="200" w:line="480" w:lineRule="auto"/>
        <w:rPr>
          <w:rFonts w:ascii="Arial" w:hAnsi="Arial" w:cs="Arial"/>
          <w:sz w:val="28"/>
          <w:szCs w:val="24"/>
        </w:rPr>
      </w:pPr>
      <w:del w:id="285" w:author="Tiziana" w:date="2014-10-29T09:17:00Z">
        <w:r w:rsidRPr="00230647" w:rsidDel="00A70255">
          <w:rPr>
            <w:rFonts w:ascii="Arial" w:hAnsi="Arial" w:cs="Arial"/>
            <w:color w:val="auto"/>
            <w:sz w:val="28"/>
            <w:szCs w:val="24"/>
          </w:rPr>
          <w:delText xml:space="preserve">Support Vector Machines: </w:delText>
        </w:r>
      </w:del>
      <w:r w:rsidRPr="00230647">
        <w:rPr>
          <w:rFonts w:ascii="Arial" w:hAnsi="Arial" w:cs="Arial"/>
          <w:color w:val="auto"/>
          <w:sz w:val="28"/>
          <w:szCs w:val="24"/>
        </w:rPr>
        <w:t>M</w:t>
      </w:r>
      <w:ins w:id="286" w:author="Tiziana" w:date="2014-10-29T09:17:00Z">
        <w:r w:rsidR="00A70255">
          <w:rPr>
            <w:rFonts w:ascii="Arial" w:hAnsi="Arial" w:cs="Arial"/>
            <w:color w:val="auto"/>
            <w:sz w:val="28"/>
            <w:szCs w:val="24"/>
          </w:rPr>
          <w:t>ultivariate pattern analyses</w:t>
        </w:r>
      </w:ins>
      <w:del w:id="287" w:author="Tiziana" w:date="2014-10-29T09:17:00Z">
        <w:r w:rsidRPr="00230647" w:rsidDel="00A70255">
          <w:rPr>
            <w:rFonts w:ascii="Arial" w:hAnsi="Arial" w:cs="Arial"/>
            <w:color w:val="auto"/>
            <w:sz w:val="28"/>
            <w:szCs w:val="24"/>
          </w:rPr>
          <w:delText>VPA algorithms</w:delText>
        </w:r>
      </w:del>
      <w:bookmarkEnd w:id="269"/>
      <w:bookmarkEnd w:id="270"/>
      <w:bookmarkEnd w:id="271"/>
    </w:p>
    <w:p w:rsidR="00230647" w:rsidRPr="00230647" w:rsidDel="00A70255" w:rsidRDefault="00A70255" w:rsidP="00230647">
      <w:pPr>
        <w:spacing w:after="0" w:line="480" w:lineRule="auto"/>
        <w:jc w:val="both"/>
        <w:rPr>
          <w:del w:id="288" w:author="Tiziana" w:date="2014-10-29T09:19:00Z"/>
          <w:rFonts w:ascii="Arial" w:hAnsi="Arial" w:cs="Arial"/>
          <w:sz w:val="24"/>
          <w:szCs w:val="24"/>
        </w:rPr>
      </w:pPr>
      <w:ins w:id="289" w:author="Tiziana" w:date="2014-10-29T09:19:00Z">
        <w:r>
          <w:rPr>
            <w:rFonts w:ascii="Arial" w:hAnsi="Arial" w:cs="Arial"/>
            <w:sz w:val="24"/>
            <w:szCs w:val="24"/>
          </w:rPr>
          <w:t xml:space="preserve">Introductory sentence: e.g. </w:t>
        </w:r>
      </w:ins>
      <w:ins w:id="290" w:author="Tiziana" w:date="2014-10-29T09:21:00Z">
        <w:r>
          <w:rPr>
            <w:rFonts w:ascii="Arial" w:hAnsi="Arial" w:cs="Arial"/>
            <w:sz w:val="24"/>
            <w:szCs w:val="24"/>
          </w:rPr>
          <w:t>F</w:t>
        </w:r>
      </w:ins>
      <w:ins w:id="291" w:author="Tiziana" w:date="2014-10-29T09:20:00Z">
        <w:r>
          <w:rPr>
            <w:rFonts w:ascii="Arial" w:hAnsi="Arial" w:cs="Arial"/>
            <w:sz w:val="24"/>
            <w:szCs w:val="24"/>
          </w:rPr>
          <w:t>or each subject, we implemented a series of multivariate pattern analyses</w:t>
        </w:r>
      </w:ins>
      <w:ins w:id="292" w:author="Tiziana" w:date="2014-10-29T09:21:00Z">
        <w:r>
          <w:rPr>
            <w:rFonts w:ascii="Arial" w:hAnsi="Arial" w:cs="Arial"/>
            <w:sz w:val="24"/>
            <w:szCs w:val="24"/>
          </w:rPr>
          <w:t xml:space="preserve"> (MVPA)</w:t>
        </w:r>
      </w:ins>
      <w:ins w:id="293" w:author="Tiziana" w:date="2014-10-29T09:20:00Z">
        <w:r>
          <w:rPr>
            <w:rFonts w:ascii="Arial" w:hAnsi="Arial" w:cs="Arial"/>
            <w:sz w:val="24"/>
            <w:szCs w:val="24"/>
          </w:rPr>
          <w:t xml:space="preserve"> that aimed at combining multiple sensors </w:t>
        </w:r>
      </w:ins>
      <w:ins w:id="294" w:author="Tiziana" w:date="2014-10-29T09:21:00Z">
        <w:r>
          <w:rPr>
            <w:rFonts w:ascii="Arial" w:hAnsi="Arial" w:cs="Arial"/>
            <w:sz w:val="24"/>
            <w:szCs w:val="24"/>
          </w:rPr>
          <w:t xml:space="preserve">into a single statistical tests, and </w:t>
        </w:r>
      </w:ins>
      <w:ins w:id="295" w:author="Tiziana" w:date="2014-10-29T09:50:00Z">
        <w:r w:rsidR="00F24F24">
          <w:rPr>
            <w:rFonts w:ascii="Arial" w:hAnsi="Arial" w:cs="Arial"/>
            <w:sz w:val="24"/>
            <w:szCs w:val="24"/>
          </w:rPr>
          <w:t>thus</w:t>
        </w:r>
      </w:ins>
      <w:ins w:id="296" w:author="Tiziana" w:date="2014-10-29T09:22:00Z">
        <w:r>
          <w:rPr>
            <w:rFonts w:ascii="Arial" w:hAnsi="Arial" w:cs="Arial"/>
            <w:sz w:val="24"/>
            <w:szCs w:val="24"/>
          </w:rPr>
          <w:t xml:space="preserve"> </w:t>
        </w:r>
        <w:proofErr w:type="spellStart"/>
        <w:r>
          <w:rPr>
            <w:rFonts w:ascii="Arial" w:hAnsi="Arial" w:cs="Arial"/>
            <w:sz w:val="24"/>
            <w:szCs w:val="24"/>
          </w:rPr>
          <w:t>i</w:t>
        </w:r>
        <w:proofErr w:type="spellEnd"/>
        <w:r>
          <w:rPr>
            <w:rFonts w:ascii="Arial" w:hAnsi="Arial" w:cs="Arial"/>
            <w:sz w:val="24"/>
            <w:szCs w:val="24"/>
          </w:rPr>
          <w:t>)</w:t>
        </w:r>
      </w:ins>
      <w:ins w:id="297" w:author="Tiziana" w:date="2014-10-29T09:21:00Z">
        <w:r>
          <w:rPr>
            <w:rFonts w:ascii="Arial" w:hAnsi="Arial" w:cs="Arial"/>
            <w:sz w:val="24"/>
            <w:szCs w:val="24"/>
          </w:rPr>
          <w:t xml:space="preserve"> maximize the extraction of information contained in subjects</w:t>
        </w:r>
      </w:ins>
      <w:ins w:id="298" w:author="Tiziana" w:date="2014-10-29T09:22:00Z">
        <w:r>
          <w:rPr>
            <w:rFonts w:ascii="Arial" w:hAnsi="Arial" w:cs="Arial"/>
            <w:sz w:val="24"/>
            <w:szCs w:val="24"/>
          </w:rPr>
          <w:t xml:space="preserve">’ MEG responses while ii) minimizing the number of statistical tests. Specifically, each MVPA was based on </w:t>
        </w:r>
      </w:ins>
      <w:ins w:id="299" w:author="Tiziana" w:date="2014-10-29T09:23:00Z">
        <w:r>
          <w:rPr>
            <w:rFonts w:ascii="Arial" w:hAnsi="Arial" w:cs="Arial"/>
            <w:sz w:val="24"/>
            <w:szCs w:val="24"/>
          </w:rPr>
          <w:t xml:space="preserve">a cross-validated fit of a linear model (Support Vector Machine or Linear Regression). </w:t>
        </w:r>
      </w:ins>
      <w:del w:id="300" w:author="Tiziana" w:date="2014-10-29T09:19:00Z">
        <w:r w:rsidR="00230647" w:rsidRPr="00230647" w:rsidDel="00A70255">
          <w:rPr>
            <w:rFonts w:ascii="Arial" w:hAnsi="Arial" w:cs="Arial"/>
            <w:sz w:val="24"/>
            <w:szCs w:val="24"/>
          </w:rPr>
          <w:tab/>
          <w:delText xml:space="preserve">In machine learning, pattern recognition is the assignment of a </w:delText>
        </w:r>
        <w:r w:rsidR="00230647" w:rsidRPr="00230647" w:rsidDel="00A70255">
          <w:rPr>
            <w:rFonts w:ascii="Arial" w:hAnsi="Arial" w:cs="Arial"/>
            <w:i/>
            <w:sz w:val="24"/>
            <w:szCs w:val="24"/>
          </w:rPr>
          <w:delText>label</w:delText>
        </w:r>
        <w:r w:rsidR="00230647" w:rsidRPr="00230647" w:rsidDel="00A70255">
          <w:rPr>
            <w:rFonts w:ascii="Arial" w:hAnsi="Arial" w:cs="Arial"/>
            <w:sz w:val="24"/>
            <w:szCs w:val="24"/>
          </w:rPr>
          <w:delText xml:space="preserve"> to a certain input, called </w:delText>
        </w:r>
        <w:r w:rsidR="00230647" w:rsidRPr="00230647" w:rsidDel="00A70255">
          <w:rPr>
            <w:rFonts w:ascii="Arial" w:hAnsi="Arial" w:cs="Arial"/>
            <w:i/>
            <w:sz w:val="24"/>
            <w:szCs w:val="24"/>
          </w:rPr>
          <w:delText>instance</w:delText>
        </w:r>
        <w:r w:rsidR="00230647" w:rsidRPr="00230647" w:rsidDel="00A70255">
          <w:rPr>
            <w:rFonts w:ascii="Arial" w:hAnsi="Arial" w:cs="Arial"/>
            <w:sz w:val="24"/>
            <w:szCs w:val="24"/>
          </w:rPr>
          <w:delText xml:space="preserve">, which is formally defined as a vector of relevant features describing all the known characteristics of the instance. Labels correspond to categories that instances are assigned to. Feature vectors can be seen as points in a </w:delText>
        </w:r>
        <w:r w:rsidR="00ED6FF1" w:rsidDel="00A70255">
          <w:fldChar w:fldCharType="begin"/>
        </w:r>
        <w:r w:rsidR="00ED6FF1" w:rsidDel="00A70255">
          <w:delInstrText xml:space="preserve"> HYPERLINK "http://en.wikipedia.org/wiki/Space_%28mathematics%29" \o "Space (mathematics)" </w:delInstrText>
        </w:r>
        <w:r w:rsidR="00ED6FF1" w:rsidDel="00A70255">
          <w:fldChar w:fldCharType="separate"/>
        </w:r>
        <w:r w:rsidR="00230647" w:rsidRPr="00230647" w:rsidDel="00A70255">
          <w:rPr>
            <w:rFonts w:ascii="Arial" w:hAnsi="Arial" w:cs="Arial"/>
            <w:sz w:val="24"/>
            <w:szCs w:val="24"/>
          </w:rPr>
          <w:delText>multidimensional space</w:delText>
        </w:r>
        <w:r w:rsidR="00ED6FF1" w:rsidDel="00A70255">
          <w:rPr>
            <w:rFonts w:ascii="Arial" w:hAnsi="Arial" w:cs="Arial"/>
            <w:sz w:val="24"/>
            <w:szCs w:val="24"/>
          </w:rPr>
          <w:fldChar w:fldCharType="end"/>
        </w:r>
        <w:r w:rsidR="00230647" w:rsidRPr="00230647" w:rsidDel="00A70255">
          <w:rPr>
            <w:rFonts w:ascii="Arial" w:hAnsi="Arial" w:cs="Arial"/>
            <w:sz w:val="24"/>
            <w:szCs w:val="24"/>
            <w:vertAlign w:val="superscript"/>
          </w:rPr>
          <w:delText>c</w:delText>
        </w:r>
        <w:r w:rsidR="00230647" w:rsidRPr="00230647" w:rsidDel="00A70255">
          <w:rPr>
            <w:rFonts w:ascii="Arial" w:hAnsi="Arial" w:cs="Arial"/>
            <w:sz w:val="24"/>
            <w:szCs w:val="24"/>
          </w:rPr>
          <w:delText xml:space="preserve">.  </w:delText>
        </w:r>
      </w:del>
    </w:p>
    <w:p w:rsidR="00230647" w:rsidRPr="00230647" w:rsidDel="00A70255" w:rsidRDefault="00230647" w:rsidP="00230647">
      <w:pPr>
        <w:spacing w:after="0" w:line="480" w:lineRule="auto"/>
        <w:jc w:val="both"/>
        <w:rPr>
          <w:del w:id="301" w:author="Tiziana" w:date="2014-10-29T09:19:00Z"/>
          <w:rFonts w:ascii="Arial" w:hAnsi="Arial" w:cs="Arial"/>
          <w:sz w:val="24"/>
          <w:szCs w:val="24"/>
        </w:rPr>
      </w:pPr>
    </w:p>
    <w:p w:rsidR="00230647" w:rsidRPr="00230647" w:rsidDel="00A70255" w:rsidRDefault="00230647" w:rsidP="00230647">
      <w:pPr>
        <w:spacing w:line="480" w:lineRule="auto"/>
        <w:jc w:val="both"/>
        <w:rPr>
          <w:del w:id="302" w:author="Tiziana" w:date="2014-10-29T09:19:00Z"/>
          <w:rFonts w:ascii="Arial" w:hAnsi="Arial" w:cs="Arial"/>
          <w:sz w:val="24"/>
          <w:szCs w:val="24"/>
        </w:rPr>
      </w:pPr>
      <w:del w:id="303" w:author="Tiziana" w:date="2014-10-29T08:11:00Z">
        <w:r w:rsidRPr="00230647" w:rsidDel="008C6701">
          <w:rPr>
            <w:rFonts w:ascii="Arial" w:eastAsia="Times New Roman" w:hAnsi="Arial" w:cs="Arial"/>
            <w:noProof/>
            <w:color w:val="FF0000"/>
            <w:sz w:val="24"/>
            <w:szCs w:val="24"/>
            <w:lang w:val="it-IT" w:eastAsia="it-IT"/>
          </w:rPr>
          <mc:AlternateContent>
            <mc:Choice Requires="wpg">
              <w:drawing>
                <wp:inline distT="0" distB="0" distL="0" distR="0" wp14:anchorId="167196BF" wp14:editId="1EB0DC41">
                  <wp:extent cx="5284101" cy="2200821"/>
                  <wp:effectExtent l="0" t="0" r="0" b="9525"/>
                  <wp:docPr id="6" name="Group 6"/>
                  <wp:cNvGraphicFramePr/>
                  <a:graphic xmlns:a="http://schemas.openxmlformats.org/drawingml/2006/main">
                    <a:graphicData uri="http://schemas.microsoft.com/office/word/2010/wordprocessingGroup">
                      <wpg:wgp>
                        <wpg:cNvGrpSpPr/>
                        <wpg:grpSpPr>
                          <a:xfrm>
                            <a:off x="0" y="0"/>
                            <a:ext cx="5284101" cy="2200821"/>
                            <a:chOff x="563588" y="3646776"/>
                            <a:chExt cx="5284680" cy="2200910"/>
                          </a:xfrm>
                        </wpg:grpSpPr>
                        <wps:wsp>
                          <wps:cNvPr id="5" name="Text Box 5"/>
                          <wps:cNvSpPr txBox="1">
                            <a:spLocks noChangeArrowheads="1"/>
                          </wps:cNvSpPr>
                          <wps:spPr bwMode="auto">
                            <a:xfrm>
                              <a:off x="3402883" y="3646776"/>
                              <a:ext cx="2445385" cy="2200910"/>
                            </a:xfrm>
                            <a:prstGeom prst="rect">
                              <a:avLst/>
                            </a:prstGeom>
                            <a:solidFill>
                              <a:srgbClr val="FFFFFF"/>
                            </a:solidFill>
                            <a:ln w="9525">
                              <a:noFill/>
                              <a:miter lim="800000"/>
                              <a:headEnd/>
                              <a:tailEnd/>
                            </a:ln>
                            <a:effectLst/>
                          </wps:spPr>
                          <wps:txbx>
                            <w:txbxContent>
                              <w:p w:rsidR="00230647" w:rsidRPr="00BF4EB9" w:rsidRDefault="00230647" w:rsidP="00230647">
                                <w:pPr>
                                  <w:rPr>
                                    <w:rFonts w:ascii="Arial" w:hAnsi="Arial" w:cs="Arial"/>
                                    <w:b/>
                                  </w:rPr>
                                </w:pPr>
                                <w:r w:rsidRPr="00BF4EB9">
                                  <w:rPr>
                                    <w:rFonts w:ascii="Arial" w:hAnsi="Arial" w:cs="Arial"/>
                                    <w:b/>
                                  </w:rPr>
                                  <w:t>Figure 2</w:t>
                                </w:r>
                              </w:p>
                              <w:p w:rsidR="00230647" w:rsidRPr="00BF4EB9" w:rsidRDefault="00230647" w:rsidP="00230647">
                                <w:pPr>
                                  <w:jc w:val="both"/>
                                  <w:rPr>
                                    <w:rFonts w:ascii="Arial" w:hAnsi="Arial" w:cs="Arial"/>
                                    <w:sz w:val="18"/>
                                  </w:rPr>
                                </w:pPr>
                                <w:proofErr w:type="gramStart"/>
                                <w:r w:rsidRPr="00BF4EB9">
                                  <w:rPr>
                                    <w:rFonts w:ascii="Arial" w:hAnsi="Arial" w:cs="Arial"/>
                                    <w:sz w:val="18"/>
                                  </w:rPr>
                                  <w:t>Hyper-planes representing the decision boundary between two classes in the hyper-space.</w:t>
                                </w:r>
                                <w:proofErr w:type="gramEnd"/>
                                <w:r w:rsidRPr="00BF4EB9">
                                  <w:rPr>
                                    <w:rFonts w:ascii="Arial" w:hAnsi="Arial" w:cs="Arial"/>
                                    <w:sz w:val="18"/>
                                  </w:rPr>
                                  <w:t xml:space="preserve"> H1 does not divide properly the two classes. H2 does, but the distance between hyper-plane and nearest data point is not maximized. H3 is the best hyper-plane available. Notice that 2 features, x1 and x2, are represented here. Thus the hyper-plane that can divide the hyper-space is (2-1)-dimensional, i.e. a line.</w:t>
                                </w:r>
                              </w:p>
                            </w:txbxContent>
                          </wps:txbx>
                          <wps:bodyPr rot="0" vert="horz" wrap="square" lIns="91440" tIns="45720" rIns="91440" bIns="45720" anchor="t" anchorCtr="0">
                            <a:noAutofit/>
                          </wps:bodyPr>
                        </wps:wsp>
                        <pic:pic xmlns:pic="http://schemas.openxmlformats.org/drawingml/2006/picture">
                          <pic:nvPicPr>
                            <pic:cNvPr id="4" name="Picture 4" descr="E:\M2 stage\Immagini\Thesis images\Svm_separating_hyperplanes_(SVG).svg.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563588" y="3912940"/>
                              <a:ext cx="2083982" cy="1796903"/>
                            </a:xfrm>
                            <a:prstGeom prst="rect">
                              <a:avLst/>
                            </a:prstGeom>
                            <a:noFill/>
                            <a:ln>
                              <a:noFill/>
                            </a:ln>
                          </pic:spPr>
                        </pic:pic>
                      </wpg:wgp>
                    </a:graphicData>
                  </a:graphic>
                </wp:inline>
              </w:drawing>
            </mc:Choice>
            <mc:Fallback>
              <w:pict>
                <v:group id="Group 6" o:spid="_x0000_s1029" style="width:416.05pt;height:173.3pt;mso-position-horizontal-relative:char;mso-position-vertical-relative:line" coordorigin="5635,36467" coordsize="52846,220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">
                  <v:shape id="Text Box 5" o:spid="_x0000_s1030" type="#_x0000_t202" style="position:absolute;left:34028;top:36467;width:24454;height:220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WVzMMA&#10;AADaAAAADwAAAGRycy9kb3ducmV2LnhtbESP0WrCQBRE34X+w3ILvojZVGpso5tQCy2+Gv2Am+w1&#10;CWbvhuxq4t93C4U+DjNzhtnlk+nEnQbXWlbwEsUgiCurW64VnE9fyzcQziNr7CyTggc5yLOn2Q5T&#10;bUc+0r3wtQgQdikqaLzvUyld1ZBBF9meOHgXOxj0QQ611AOOAW46uYrjRBpsOSw02NNnQ9W1uBkF&#10;l8O4WL+P5bc/b46vyR7bTWkfSs2fp48tCE+T/w//tQ9awRp+r4Qb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WVzMMAAADaAAAADwAAAAAAAAAAAAAAAACYAgAAZHJzL2Rv&#10;d25yZXYueG1sUEsFBgAAAAAEAAQA9QAAAIgDAAAAAA==&#10;" stroked="f">
                    <v:textbox>
                      <w:txbxContent>
                        <w:p w:rsidR="00230647" w:rsidRPr="00BF4EB9" w:rsidRDefault="00230647" w:rsidP="00230647">
                          <w:pPr>
                            <w:rPr>
                              <w:rFonts w:ascii="Arial" w:hAnsi="Arial" w:cs="Arial"/>
                              <w:b/>
                            </w:rPr>
                          </w:pPr>
                          <w:r w:rsidRPr="00BF4EB9">
                            <w:rPr>
                              <w:rFonts w:ascii="Arial" w:hAnsi="Arial" w:cs="Arial"/>
                              <w:b/>
                            </w:rPr>
                            <w:t>Figure 2</w:t>
                          </w:r>
                        </w:p>
                        <w:p w:rsidR="00230647" w:rsidRPr="00BF4EB9" w:rsidRDefault="00230647" w:rsidP="00230647">
                          <w:pPr>
                            <w:jc w:val="both"/>
                            <w:rPr>
                              <w:rFonts w:ascii="Arial" w:hAnsi="Arial" w:cs="Arial"/>
                              <w:sz w:val="18"/>
                            </w:rPr>
                          </w:pPr>
                          <w:proofErr w:type="gramStart"/>
                          <w:r w:rsidRPr="00BF4EB9">
                            <w:rPr>
                              <w:rFonts w:ascii="Arial" w:hAnsi="Arial" w:cs="Arial"/>
                              <w:sz w:val="18"/>
                            </w:rPr>
                            <w:t>Hyper-planes representing the decision boundary between two classes in the hyper-space.</w:t>
                          </w:r>
                          <w:proofErr w:type="gramEnd"/>
                          <w:r w:rsidRPr="00BF4EB9">
                            <w:rPr>
                              <w:rFonts w:ascii="Arial" w:hAnsi="Arial" w:cs="Arial"/>
                              <w:sz w:val="18"/>
                            </w:rPr>
                            <w:t xml:space="preserve"> H1 does not divide properly the two classes. H2 does, but the distance between hyper-plane and nearest data point is not maximized. H3 is the best hyper-plane available. Notice that 2 features, x1 and x2, are represented here. Thus the hyper-plane that can divide the hyper-space is (2-1)-dimensional, i.e. a line.</w:t>
                          </w:r>
                        </w:p>
                      </w:txbxContent>
                    </v:textbox>
                  </v:shape>
                  <v:shape id="Picture 4" o:spid="_x0000_s1031" type="#_x0000_t75" style="position:absolute;left:5635;top:39129;width:20840;height:179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ODuVXDAAAA2gAAAA8AAABkcnMvZG93bnJldi54bWxEj09rAjEUxO8Fv0N4Qm81q7Siq1FEWmiP&#10;XUU9Pjdv/+DmJWyy7vbbN4WCx2FmfsOst4NpxJ1aX1tWMJ0kIIhzq2suFRwPHy8LED4ga2wsk4If&#10;8rDdjJ7WmGrb8zfds1CKCGGfooIqBJdK6fOKDPqJdcTRK2xrMETZllK32Ee4aeQsSebSYM1xoUJH&#10;+4ryW9YZBe5QnN++3k/9tbt0WTFz5bKZ90o9j4fdCkSgITzC/+1PreAV/q7EGyA3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4O5VcMAAADaAAAADwAAAAAAAAAAAAAAAACf&#10;AgAAZHJzL2Rvd25yZXYueG1sUEsFBgAAAAAEAAQA9wAAAI8DAAAAAA==&#10;">
                    <v:imagedata r:id="rId12" o:title="Svm_separating_hyperplanes_(SVG).svg"/>
                    <v:path arrowok="t"/>
                  </v:shape>
                  <w10:anchorlock/>
                </v:group>
              </w:pict>
            </mc:Fallback>
          </mc:AlternateContent>
        </w:r>
      </w:del>
    </w:p>
    <w:p w:rsidR="00230647" w:rsidRPr="00230647" w:rsidDel="00A70255" w:rsidRDefault="00230647" w:rsidP="00230647">
      <w:pPr>
        <w:spacing w:after="0" w:line="480" w:lineRule="auto"/>
        <w:jc w:val="both"/>
        <w:rPr>
          <w:del w:id="304" w:author="Tiziana" w:date="2014-10-29T09:19:00Z"/>
          <w:rFonts w:ascii="Arial" w:hAnsi="Arial" w:cs="Arial"/>
          <w:sz w:val="24"/>
          <w:szCs w:val="24"/>
        </w:rPr>
      </w:pPr>
    </w:p>
    <w:p w:rsidR="00230647" w:rsidRDefault="00230647" w:rsidP="00A70255">
      <w:pPr>
        <w:spacing w:line="480" w:lineRule="auto"/>
        <w:jc w:val="both"/>
        <w:rPr>
          <w:ins w:id="305" w:author="Tiziana" w:date="2014-10-29T09:53:00Z"/>
          <w:rFonts w:ascii="Arial" w:hAnsi="Arial" w:cs="Arial"/>
          <w:sz w:val="24"/>
          <w:szCs w:val="24"/>
        </w:rPr>
      </w:pPr>
      <w:del w:id="306" w:author="Tiziana" w:date="2014-10-29T09:19:00Z">
        <w:r w:rsidRPr="00230647" w:rsidDel="00A70255">
          <w:rPr>
            <w:rFonts w:ascii="Arial" w:hAnsi="Arial" w:cs="Arial"/>
            <w:sz w:val="24"/>
            <w:szCs w:val="24"/>
          </w:rPr>
          <w:delText xml:space="preserve">Support Vector Machines (SVM) are supervised learning algorithms that enable the robust classification of multidimensional instances. Categorization and regression analysis is performed recognizing recurrent patterns that distinguish the two (or more) categories. The input p-dimensional vectors are non-linearly mapped into a high-dimensional feature space. Although on the basis of each feature alone (each p number) the classification can be difficult or even impossible, if all p-features are taken into account </w:delText>
        </w:r>
        <w:r w:rsidRPr="00230647" w:rsidDel="00A70255">
          <w:rPr>
            <w:rFonts w:ascii="Arial" w:hAnsi="Arial" w:cs="Arial"/>
            <w:i/>
            <w:sz w:val="24"/>
            <w:szCs w:val="24"/>
          </w:rPr>
          <w:delText>at the same time</w:delText>
        </w:r>
        <w:r w:rsidRPr="00230647" w:rsidDel="00A70255">
          <w:rPr>
            <w:rFonts w:ascii="Arial" w:hAnsi="Arial" w:cs="Arial"/>
            <w:sz w:val="24"/>
            <w:szCs w:val="24"/>
          </w:rPr>
          <w:delText>, classification becom</w:delText>
        </w:r>
        <w:r w:rsidR="005B53E7" w:rsidDel="00A70255">
          <w:rPr>
            <w:rFonts w:ascii="Arial" w:hAnsi="Arial" w:cs="Arial"/>
            <w:sz w:val="24"/>
            <w:szCs w:val="24"/>
          </w:rPr>
          <w:delText>es easier in such hyper-space (f</w:delText>
        </w:r>
        <w:r w:rsidRPr="00230647" w:rsidDel="00A70255">
          <w:rPr>
            <w:rFonts w:ascii="Arial" w:hAnsi="Arial" w:cs="Arial"/>
            <w:sz w:val="24"/>
            <w:szCs w:val="24"/>
          </w:rPr>
          <w:delText>ig</w:delText>
        </w:r>
        <w:r w:rsidR="005B53E7" w:rsidDel="00A70255">
          <w:rPr>
            <w:rFonts w:ascii="Arial" w:hAnsi="Arial" w:cs="Arial"/>
            <w:sz w:val="24"/>
            <w:szCs w:val="24"/>
          </w:rPr>
          <w:delText xml:space="preserve"> </w:delText>
        </w:r>
        <w:r w:rsidRPr="00230647" w:rsidDel="00A70255">
          <w:rPr>
            <w:rFonts w:ascii="Arial" w:hAnsi="Arial" w:cs="Arial"/>
            <w:sz w:val="24"/>
            <w:szCs w:val="24"/>
          </w:rPr>
          <w:delText>2, p</w:delText>
        </w:r>
        <w:r w:rsidR="005B53E7" w:rsidDel="00A70255">
          <w:rPr>
            <w:rFonts w:ascii="Arial" w:hAnsi="Arial" w:cs="Arial"/>
            <w:sz w:val="24"/>
            <w:szCs w:val="24"/>
          </w:rPr>
          <w:delText xml:space="preserve"> </w:delText>
        </w:r>
        <w:r w:rsidRPr="00230647" w:rsidDel="00A70255">
          <w:rPr>
            <w:rFonts w:ascii="Arial" w:hAnsi="Arial" w:cs="Arial"/>
            <w:sz w:val="24"/>
            <w:szCs w:val="24"/>
          </w:rPr>
          <w:delText>=</w:delText>
        </w:r>
        <w:r w:rsidR="005B53E7" w:rsidDel="00A70255">
          <w:rPr>
            <w:rFonts w:ascii="Arial" w:hAnsi="Arial" w:cs="Arial"/>
            <w:sz w:val="24"/>
            <w:szCs w:val="24"/>
          </w:rPr>
          <w:delText xml:space="preserve"> </w:delText>
        </w:r>
        <w:r w:rsidRPr="00230647" w:rsidDel="00A70255">
          <w:rPr>
            <w:rFonts w:ascii="Arial" w:hAnsi="Arial" w:cs="Arial"/>
            <w:sz w:val="24"/>
            <w:szCs w:val="24"/>
          </w:rPr>
          <w:delText>2</w:delText>
        </w:r>
        <w:r w:rsidR="005B53E7" w:rsidDel="00A70255">
          <w:rPr>
            <w:rFonts w:ascii="Arial" w:hAnsi="Arial" w:cs="Arial"/>
            <w:sz w:val="24"/>
            <w:szCs w:val="24"/>
          </w:rPr>
          <w:delText>)</w:delText>
        </w:r>
        <w:r w:rsidRPr="00230647" w:rsidDel="00A70255">
          <w:rPr>
            <w:rFonts w:ascii="Arial" w:hAnsi="Arial" w:cs="Arial"/>
            <w:sz w:val="24"/>
            <w:szCs w:val="24"/>
          </w:rPr>
          <w:delText>. Here a linear decision surface is constructed</w:delText>
        </w:r>
        <w:r w:rsidRPr="00230647" w:rsidDel="00A70255">
          <w:rPr>
            <w:rFonts w:ascii="Arial" w:hAnsi="Arial" w:cs="Arial"/>
            <w:sz w:val="24"/>
            <w:szCs w:val="24"/>
          </w:rPr>
          <w:fldChar w:fldCharType="begin" w:fldLock="1"/>
        </w:r>
        <w:r w:rsidRPr="00230647" w:rsidDel="00A70255">
          <w:rPr>
            <w:rFonts w:ascii="Arial" w:hAnsi="Arial" w:cs="Arial"/>
            <w:sz w:val="24"/>
            <w:szCs w:val="24"/>
          </w:rPr>
          <w:delInstrText>ADDIN CSL_CITATION { "citationItems" : [ { "id" : "ITEM-1", "itemData" : { "author" : [ { "dropping-particle" : "", "family" : "Cortes", "given" : "Corinna", "non-dropping-particle" : "", "parse-names" : false, "suffix" : "" }, { "dropping-particle" : "", "family" : "Vapnik", "given" : "Vladimir", "non-dropping-particle" : "", "parse-names" : false, "suffix" : "" } ], "container-title" : "Machine learning", "id" : "ITEM-1", "issued" : { "date-parts" : [ [ "1995" ] ] }, "page" : "273-297", "title" : "Support-Vector Networks", "type" : "article-journal", "volume" : "20" }, "uris" : [ "http://www.mendeley.com/documents/?uuid=687cbe85-860c-43fd-ac4d-a0df7ba4ba75" ] } ], "mendeley" : { "previouslyFormattedCitation" : "&lt;sup&gt;43&lt;/sup&gt;" }, "properties" : { "noteIndex" : 0 }, "schema" : "https://github.com/citation-style-language/schema/raw/master/csl-citation.json" }</w:delInstrText>
        </w:r>
        <w:r w:rsidRPr="00230647" w:rsidDel="00A70255">
          <w:rPr>
            <w:rFonts w:ascii="Arial" w:hAnsi="Arial" w:cs="Arial"/>
            <w:sz w:val="24"/>
            <w:szCs w:val="24"/>
          </w:rPr>
          <w:fldChar w:fldCharType="separate"/>
        </w:r>
        <w:r w:rsidRPr="00230647" w:rsidDel="00A70255">
          <w:rPr>
            <w:rFonts w:ascii="Arial" w:hAnsi="Arial" w:cs="Arial"/>
            <w:noProof/>
            <w:sz w:val="24"/>
            <w:szCs w:val="24"/>
            <w:vertAlign w:val="superscript"/>
          </w:rPr>
          <w:delText>43</w:delText>
        </w:r>
        <w:r w:rsidRPr="00230647" w:rsidDel="00A70255">
          <w:rPr>
            <w:rFonts w:ascii="Arial" w:hAnsi="Arial" w:cs="Arial"/>
            <w:sz w:val="24"/>
            <w:szCs w:val="24"/>
          </w:rPr>
          <w:fldChar w:fldCharType="end"/>
        </w:r>
        <w:r w:rsidRPr="00230647" w:rsidDel="00A70255">
          <w:rPr>
            <w:rFonts w:ascii="Arial" w:hAnsi="Arial" w:cs="Arial"/>
            <w:sz w:val="24"/>
            <w:szCs w:val="24"/>
          </w:rPr>
          <w:delText xml:space="preserve">. The dimension of the decision hyper-surface is always (p-1). There are many hyper-planes that can classify correctly the dataset; the right choice is to select one so that the distance between hyper-plane and closest data point on each side </w:delText>
        </w:r>
        <w:r w:rsidR="005B53E7" w:rsidDel="00A70255">
          <w:rPr>
            <w:rFonts w:ascii="Arial" w:hAnsi="Arial" w:cs="Arial"/>
            <w:sz w:val="24"/>
            <w:szCs w:val="24"/>
          </w:rPr>
          <w:delText>of the gap is maximized (f</w:delText>
        </w:r>
        <w:r w:rsidRPr="00230647" w:rsidDel="00A70255">
          <w:rPr>
            <w:rFonts w:ascii="Arial" w:hAnsi="Arial" w:cs="Arial"/>
            <w:sz w:val="24"/>
            <w:szCs w:val="24"/>
          </w:rPr>
          <w:delText>ig</w:delText>
        </w:r>
        <w:r w:rsidR="005B53E7" w:rsidDel="00A70255">
          <w:rPr>
            <w:rFonts w:ascii="Arial" w:hAnsi="Arial" w:cs="Arial"/>
            <w:sz w:val="24"/>
            <w:szCs w:val="24"/>
          </w:rPr>
          <w:delText xml:space="preserve"> </w:delText>
        </w:r>
        <w:r w:rsidRPr="00230647" w:rsidDel="00A70255">
          <w:rPr>
            <w:rFonts w:ascii="Arial" w:hAnsi="Arial" w:cs="Arial"/>
            <w:sz w:val="24"/>
            <w:szCs w:val="24"/>
          </w:rPr>
          <w:delText>2, H</w:delText>
        </w:r>
        <w:r w:rsidR="005B53E7" w:rsidDel="00A70255">
          <w:rPr>
            <w:rFonts w:ascii="Arial" w:hAnsi="Arial" w:cs="Arial"/>
            <w:sz w:val="24"/>
            <w:szCs w:val="24"/>
          </w:rPr>
          <w:delText>3)</w:delText>
        </w:r>
        <w:r w:rsidRPr="00230647" w:rsidDel="00A70255">
          <w:rPr>
            <w:rFonts w:ascii="Arial" w:hAnsi="Arial" w:cs="Arial"/>
            <w:sz w:val="24"/>
            <w:szCs w:val="24"/>
          </w:rPr>
          <w:delText xml:space="preserve">. Given a set of training examples, each marked as belonging to one category or the other, a SVM builds a model that assigns new examples not present in the training set to one of the two categories based on patterns similarity. When new examples are provided, the probability of them belonging to one or to the other category depends on their distance from the gap. </w:delText>
        </w:r>
      </w:del>
      <w:del w:id="307" w:author="Tiziana" w:date="2014-10-29T09:24:00Z">
        <w:r w:rsidRPr="00230647" w:rsidDel="00A70255">
          <w:rPr>
            <w:rFonts w:ascii="Arial" w:hAnsi="Arial" w:cs="Arial"/>
            <w:sz w:val="24"/>
            <w:szCs w:val="24"/>
          </w:rPr>
          <w:delText>An eight-fold stratified c</w:delText>
        </w:r>
      </w:del>
      <w:ins w:id="308" w:author="Tiziana" w:date="2014-10-29T09:24:00Z">
        <w:r w:rsidR="00A70255">
          <w:rPr>
            <w:rFonts w:ascii="Arial" w:hAnsi="Arial" w:cs="Arial"/>
            <w:sz w:val="24"/>
            <w:szCs w:val="24"/>
          </w:rPr>
          <w:t>C</w:t>
        </w:r>
      </w:ins>
      <w:r w:rsidRPr="00230647">
        <w:rPr>
          <w:rFonts w:ascii="Arial" w:hAnsi="Arial" w:cs="Arial"/>
          <w:sz w:val="24"/>
          <w:szCs w:val="24"/>
        </w:rPr>
        <w:t xml:space="preserve">ross-validation was </w:t>
      </w:r>
      <w:ins w:id="309" w:author="Tiziana" w:date="2014-10-29T09:24:00Z">
        <w:r w:rsidR="00A70255">
          <w:rPr>
            <w:rFonts w:ascii="Arial" w:hAnsi="Arial" w:cs="Arial"/>
            <w:sz w:val="24"/>
            <w:szCs w:val="24"/>
          </w:rPr>
          <w:t xml:space="preserve">eight-folded within each </w:t>
        </w:r>
      </w:ins>
      <w:del w:id="310" w:author="Tiziana" w:date="2014-10-29T09:24:00Z">
        <w:r w:rsidRPr="00230647" w:rsidDel="00A70255">
          <w:rPr>
            <w:rFonts w:ascii="Arial" w:hAnsi="Arial" w:cs="Arial"/>
            <w:sz w:val="24"/>
            <w:szCs w:val="24"/>
          </w:rPr>
          <w:delText>implemented for each within-</w:delText>
        </w:r>
      </w:del>
      <w:r w:rsidRPr="00230647">
        <w:rPr>
          <w:rFonts w:ascii="Arial" w:hAnsi="Arial" w:cs="Arial"/>
          <w:sz w:val="24"/>
          <w:szCs w:val="24"/>
        </w:rPr>
        <w:t>subject</w:t>
      </w:r>
      <w:ins w:id="311" w:author="Tiziana" w:date="2014-10-29T09:50:00Z">
        <w:r w:rsidR="00F24F24">
          <w:rPr>
            <w:rFonts w:ascii="Arial" w:hAnsi="Arial" w:cs="Arial"/>
            <w:sz w:val="24"/>
            <w:szCs w:val="24"/>
          </w:rPr>
          <w:t xml:space="preserve"> (i.e. repeatedly trained on 7/8</w:t>
        </w:r>
        <w:r w:rsidR="00F24F24" w:rsidRPr="00F24F24">
          <w:rPr>
            <w:rFonts w:ascii="Arial" w:hAnsi="Arial" w:cs="Arial"/>
            <w:sz w:val="24"/>
            <w:szCs w:val="24"/>
            <w:vertAlign w:val="superscript"/>
            <w:rPrChange w:id="312" w:author="Tiziana" w:date="2014-10-29T09:50:00Z">
              <w:rPr>
                <w:rFonts w:ascii="Arial" w:hAnsi="Arial" w:cs="Arial"/>
                <w:sz w:val="24"/>
                <w:szCs w:val="24"/>
              </w:rPr>
            </w:rPrChange>
          </w:rPr>
          <w:t>th</w:t>
        </w:r>
        <w:r w:rsidR="00F24F24">
          <w:rPr>
            <w:rFonts w:ascii="Arial" w:hAnsi="Arial" w:cs="Arial"/>
            <w:sz w:val="24"/>
            <w:szCs w:val="24"/>
          </w:rPr>
          <w:t xml:space="preserve"> of the trials, and tested on the remaining </w:t>
        </w:r>
      </w:ins>
      <w:ins w:id="313" w:author="Tiziana" w:date="2014-10-29T09:51:00Z">
        <w:r w:rsidR="00F24F24">
          <w:rPr>
            <w:rFonts w:ascii="Arial" w:hAnsi="Arial" w:cs="Arial"/>
            <w:sz w:val="24"/>
            <w:szCs w:val="24"/>
          </w:rPr>
          <w:t xml:space="preserve">independent </w:t>
        </w:r>
      </w:ins>
      <w:ins w:id="314" w:author="Tiziana" w:date="2014-10-29T09:50:00Z">
        <w:r w:rsidR="00F24F24">
          <w:rPr>
            <w:rFonts w:ascii="Arial" w:hAnsi="Arial" w:cs="Arial"/>
            <w:sz w:val="24"/>
            <w:szCs w:val="24"/>
          </w:rPr>
          <w:t xml:space="preserve">test </w:t>
        </w:r>
      </w:ins>
      <w:ins w:id="315" w:author="Tiziana" w:date="2014-10-29T09:51:00Z">
        <w:r w:rsidR="00F24F24">
          <w:rPr>
            <w:rFonts w:ascii="Arial" w:hAnsi="Arial" w:cs="Arial"/>
            <w:sz w:val="24"/>
            <w:szCs w:val="24"/>
          </w:rPr>
          <w:t>trials)</w:t>
        </w:r>
      </w:ins>
      <w:del w:id="316" w:author="Tiziana" w:date="2014-10-29T09:24:00Z">
        <w:r w:rsidRPr="00230647" w:rsidDel="00A70255">
          <w:rPr>
            <w:rFonts w:ascii="Arial" w:hAnsi="Arial" w:cs="Arial"/>
            <w:sz w:val="24"/>
            <w:szCs w:val="24"/>
          </w:rPr>
          <w:delText xml:space="preserve"> </w:delText>
        </w:r>
      </w:del>
      <w:ins w:id="317" w:author="Tiziana" w:date="2014-10-29T09:24:00Z">
        <w:r w:rsidR="00A70255">
          <w:rPr>
            <w:rFonts w:ascii="Arial" w:hAnsi="Arial" w:cs="Arial"/>
            <w:sz w:val="24"/>
            <w:szCs w:val="24"/>
          </w:rPr>
          <w:t>, and stratified, meaning each fold</w:t>
        </w:r>
      </w:ins>
      <w:ins w:id="318" w:author="Tiziana" w:date="2014-10-29T09:25:00Z">
        <w:r w:rsidR="00A70255">
          <w:rPr>
            <w:rFonts w:ascii="Arial" w:hAnsi="Arial" w:cs="Arial"/>
            <w:sz w:val="24"/>
            <w:szCs w:val="24"/>
          </w:rPr>
          <w:t xml:space="preserve"> contained homogenous proportion of trials</w:t>
        </w:r>
      </w:ins>
      <w:del w:id="319" w:author="Tiziana" w:date="2014-10-29T09:24:00Z">
        <w:r w:rsidRPr="00230647" w:rsidDel="00A70255">
          <w:rPr>
            <w:rFonts w:ascii="Arial" w:hAnsi="Arial" w:cs="Arial"/>
            <w:sz w:val="24"/>
            <w:szCs w:val="24"/>
          </w:rPr>
          <w:delText>analysis</w:delText>
        </w:r>
      </w:del>
      <w:del w:id="320" w:author="Tiziana" w:date="2014-10-29T09:51:00Z">
        <w:r w:rsidRPr="00230647" w:rsidDel="00F24F24">
          <w:rPr>
            <w:rFonts w:ascii="Arial" w:hAnsi="Arial" w:cs="Arial"/>
            <w:sz w:val="24"/>
            <w:szCs w:val="24"/>
          </w:rPr>
          <w:delText xml:space="preserve">. </w:delText>
        </w:r>
      </w:del>
      <w:del w:id="321" w:author="Tiziana" w:date="2014-10-29T09:25:00Z">
        <w:r w:rsidRPr="00230647" w:rsidDel="0043187B">
          <w:rPr>
            <w:rFonts w:ascii="Arial" w:hAnsi="Arial" w:cs="Arial"/>
            <w:sz w:val="24"/>
            <w:szCs w:val="24"/>
          </w:rPr>
          <w:delText xml:space="preserve">Stratified cross-validation balances the proportion of each class across K folds (K = 8) in order to maximize the classifiers’ ability to generalize to unknown data. </w:delText>
        </w:r>
      </w:del>
      <w:del w:id="322" w:author="Tiziana" w:date="2014-10-29T09:51:00Z">
        <w:r w:rsidRPr="00230647" w:rsidDel="00F24F24">
          <w:rPr>
            <w:rFonts w:ascii="Arial" w:hAnsi="Arial" w:cs="Arial"/>
            <w:sz w:val="24"/>
            <w:szCs w:val="24"/>
          </w:rPr>
          <w:delText>Cross-validation consists in repeatedly applying a series of computations fitted to a fraction of the dataset (1-1/K percent of the trials, called the training set), and then evaluate the results on the remaining fraction (1/K percent of the trials, called the test set)</w:delText>
        </w:r>
      </w:del>
      <w:r w:rsidRPr="00230647">
        <w:rPr>
          <w:rFonts w:ascii="Arial" w:hAnsi="Arial" w:cs="Arial"/>
          <w:sz w:val="24"/>
          <w:szCs w:val="24"/>
        </w:rPr>
        <w:t xml:space="preserve">. </w:t>
      </w:r>
      <w:del w:id="323" w:author="Tiziana" w:date="2014-10-29T09:51:00Z">
        <w:r w:rsidRPr="00230647" w:rsidDel="00F24F24">
          <w:rPr>
            <w:rFonts w:ascii="Arial" w:hAnsi="Arial" w:cs="Arial"/>
            <w:sz w:val="24"/>
            <w:szCs w:val="24"/>
          </w:rPr>
          <w:delText xml:space="preserve">Finally, a </w:delText>
        </w:r>
      </w:del>
      <w:ins w:id="324" w:author="Tiziana" w:date="2014-10-29T09:51:00Z">
        <w:r w:rsidR="00F24F24">
          <w:rPr>
            <w:rFonts w:ascii="Arial" w:hAnsi="Arial" w:cs="Arial"/>
            <w:sz w:val="24"/>
            <w:szCs w:val="24"/>
          </w:rPr>
          <w:t xml:space="preserve">A </w:t>
        </w:r>
      </w:ins>
      <w:r w:rsidRPr="00230647">
        <w:rPr>
          <w:rFonts w:ascii="Arial" w:hAnsi="Arial" w:cs="Arial"/>
          <w:sz w:val="24"/>
          <w:szCs w:val="24"/>
        </w:rPr>
        <w:t>support vector classifier (SVC) with a linear kernel</w:t>
      </w:r>
      <w:r w:rsidRPr="00230647">
        <w:rPr>
          <w:rFonts w:ascii="Arial" w:hAnsi="Arial" w:cs="Arial"/>
          <w:sz w:val="24"/>
          <w:szCs w:val="24"/>
        </w:rPr>
        <w:fldChar w:fldCharType="begin" w:fldLock="1"/>
      </w:r>
      <w:r w:rsidRPr="00230647">
        <w:rPr>
          <w:rFonts w:ascii="Arial" w:hAnsi="Arial" w:cs="Arial"/>
          <w:sz w:val="24"/>
          <w:szCs w:val="24"/>
        </w:rPr>
        <w:instrText>ADDIN CSL_CITATION { "citationItems" : [ { "id" : "ITEM-1", "itemData" : { "author" : [ { "dropping-particle" : "", "family" : "Chang", "given" : "C. C.", "non-dropping-particle" : "", "parse-names" : false, "suffix" : "" }, { "dropping-particle" : "", "family" : "Lin", "given" : "C. J.", "non-dropping-particle" : "", "parse-names" : false, "suffix" : "" } ], "container-title" : "Computer", "id" : "ITEM-1", "issued" : { "date-parts" : [ [ "2001" ] ] }, "page" : "1-30", "title" : "LIBSVM: a library for support vector machines", "type" : "article-journal", "volume" : "2" }, "uris" : [ "http://www.mendeley.com/documents/?uuid=54ca8cce-0e85-4980-b684-ae541b0b0098" ] } ], "mendeley" : { "previouslyFormattedCitation" : "&lt;sup&gt;44&lt;/sup&gt;" }, "properties" : { "noteIndex" : 0 }, "schema" : "https://github.com/citation-style-language/schema/raw/master/csl-citation.json" }</w:instrText>
      </w:r>
      <w:r w:rsidRPr="00230647">
        <w:rPr>
          <w:rFonts w:ascii="Arial" w:hAnsi="Arial" w:cs="Arial"/>
          <w:sz w:val="24"/>
          <w:szCs w:val="24"/>
        </w:rPr>
        <w:fldChar w:fldCharType="separate"/>
      </w:r>
      <w:r w:rsidRPr="00230647">
        <w:rPr>
          <w:rFonts w:ascii="Arial" w:hAnsi="Arial" w:cs="Arial"/>
          <w:noProof/>
          <w:sz w:val="24"/>
          <w:szCs w:val="24"/>
          <w:vertAlign w:val="superscript"/>
        </w:rPr>
        <w:t>44</w:t>
      </w:r>
      <w:r w:rsidRPr="00230647">
        <w:rPr>
          <w:rFonts w:ascii="Arial" w:hAnsi="Arial" w:cs="Arial"/>
          <w:sz w:val="24"/>
          <w:szCs w:val="24"/>
        </w:rPr>
        <w:fldChar w:fldCharType="end"/>
      </w:r>
      <w:r w:rsidRPr="00230647">
        <w:rPr>
          <w:rFonts w:ascii="Arial" w:hAnsi="Arial" w:cs="Arial"/>
          <w:sz w:val="24"/>
          <w:szCs w:val="24"/>
        </w:rPr>
        <w:t xml:space="preserve">  was supplemented with a continuous output method providing, for each trial, an estimate of the probability of belonging to a given class</w:t>
      </w:r>
      <w:r w:rsidRPr="00230647">
        <w:rPr>
          <w:rFonts w:ascii="Arial" w:hAnsi="Arial" w:cs="Arial"/>
          <w:sz w:val="24"/>
          <w:szCs w:val="24"/>
        </w:rPr>
        <w:fldChar w:fldCharType="begin" w:fldLock="1"/>
      </w:r>
      <w:r w:rsidRPr="00230647">
        <w:rPr>
          <w:rFonts w:ascii="Arial" w:hAnsi="Arial" w:cs="Arial"/>
          <w:sz w:val="24"/>
          <w:szCs w:val="24"/>
        </w:rPr>
        <w:instrText>ADDIN CSL_CITATION { "citationItems" : [ { "id" : "ITEM-1", "itemData" : { "author" : [ { "dropping-particle" : "", "family" : "Platt", "given" : "John", "non-dropping-particle" : "", "parse-names" : false, "suffix" : "" } ], "container-title" : "Advances in large margin classifiers", "id" : "ITEM-1", "issue" : "3", "issued" : { "date-parts" : [ [ "1999" ] ] }, "page" : "61-74", "title" : "Probabilistic outputs for support vector machines and comparisons to regularized likelihood methods.", "type" : "article-journal", "volume" : "10" }, "uris" : [ "http://www.mendeley.com/documents/?uuid=0579b8f0-4162-4109-9ae5-5aba04957530" ] } ], "mendeley" : { "previouslyFormattedCitation" : "&lt;sup&gt;45&lt;/sup&gt;" }, "properties" : { "noteIndex" : 0 }, "schema" : "https://github.com/citation-style-language/schema/raw/master/csl-citation.json" }</w:instrText>
      </w:r>
      <w:r w:rsidRPr="00230647">
        <w:rPr>
          <w:rFonts w:ascii="Arial" w:hAnsi="Arial" w:cs="Arial"/>
          <w:sz w:val="24"/>
          <w:szCs w:val="24"/>
        </w:rPr>
        <w:fldChar w:fldCharType="separate"/>
      </w:r>
      <w:r w:rsidRPr="00230647">
        <w:rPr>
          <w:rFonts w:ascii="Arial" w:hAnsi="Arial" w:cs="Arial"/>
          <w:noProof/>
          <w:sz w:val="24"/>
          <w:szCs w:val="24"/>
          <w:vertAlign w:val="superscript"/>
        </w:rPr>
        <w:t>45</w:t>
      </w:r>
      <w:r w:rsidRPr="00230647">
        <w:rPr>
          <w:rFonts w:ascii="Arial" w:hAnsi="Arial" w:cs="Arial"/>
          <w:sz w:val="24"/>
          <w:szCs w:val="24"/>
        </w:rPr>
        <w:fldChar w:fldCharType="end"/>
      </w:r>
      <w:r w:rsidRPr="00230647">
        <w:rPr>
          <w:rFonts w:ascii="Arial" w:hAnsi="Arial" w:cs="Arial"/>
          <w:sz w:val="24"/>
          <w:szCs w:val="24"/>
        </w:rPr>
        <w:t xml:space="preserve">. After </w:t>
      </w:r>
      <w:r w:rsidRPr="00230647">
        <w:rPr>
          <w:rFonts w:ascii="Arial" w:hAnsi="Arial" w:cs="Arial"/>
          <w:sz w:val="24"/>
          <w:szCs w:val="24"/>
        </w:rPr>
        <w:lastRenderedPageBreak/>
        <w:t xml:space="preserve">fitting the SVC on the training set, classification scores were estimated on the independent test set. Decoding was performed using the </w:t>
      </w:r>
      <w:proofErr w:type="spellStart"/>
      <w:r w:rsidRPr="00230647">
        <w:rPr>
          <w:rFonts w:ascii="Arial" w:hAnsi="Arial" w:cs="Arial"/>
          <w:sz w:val="24"/>
          <w:szCs w:val="24"/>
        </w:rPr>
        <w:t>Scikit</w:t>
      </w:r>
      <w:proofErr w:type="spellEnd"/>
      <w:r w:rsidRPr="00230647">
        <w:rPr>
          <w:rFonts w:ascii="Arial" w:hAnsi="Arial" w:cs="Arial"/>
          <w:sz w:val="24"/>
          <w:szCs w:val="24"/>
        </w:rPr>
        <w:t>-learn open-source online library for Python</w:t>
      </w:r>
      <w:r w:rsidRPr="00230647">
        <w:rPr>
          <w:rFonts w:ascii="Arial" w:hAnsi="Arial" w:cs="Arial"/>
          <w:sz w:val="24"/>
          <w:szCs w:val="24"/>
        </w:rPr>
        <w:fldChar w:fldCharType="begin" w:fldLock="1"/>
      </w:r>
      <w:r w:rsidRPr="00230647">
        <w:rPr>
          <w:rFonts w:ascii="Arial" w:hAnsi="Arial" w:cs="Arial"/>
          <w:sz w:val="24"/>
          <w:szCs w:val="24"/>
        </w:rPr>
        <w:instrText>ADDIN CSL_CITATION { "citationItems" : [ { "id" : "ITEM-1", "itemData" : { "author" : [ { "dropping-particle" : "", "family" : "Pedregosa", "given" : "Fabian", "non-dropping-particle" : "", "parse-names" : false, "suffix" : "" }, { "dropping-particle" : "", "family" : "Varoquaux", "given" : "Gael", "non-dropping-particle" : "", "parse-names" : false, "suffix" : "" }, { "dropping-particle" : "", "family" : "Gramfort", "given" : "Alxandre", "non-dropping-particle" : "", "parse-names" : false, "suffix" : "" }, { "dropping-particle" : "", "family" : "Michel", "given" : "Vincent", "non-dropping-particle" : "", "parse-names" : false, "suffix" : "" }, { "dropping-particle" : "", "family" : "Thirion", "given" : "Bertrand", "non-dropping-particle" : "", "parse-names" : false, "suffix" : "" }, { "dropping-particle" : "", "family" : "Grisel", "given" : "Olivier", "non-dropping-particle" : "", "parse-names" : false, "suffix" : "" }, { "dropping-particle" : "", "family" : "Blondel", "given" : "Mathieu", "non-dropping-particle" : "", "parse-names" : false, "suffix" : "" }, { "dropping-particle" : "", "family" : "Prettenhofer", "given" : "Peter", "non-dropping-particle" : "", "parse-names" : false, "suffix" : "" }, { "dropping-particle" : "", "family" : "Weiss", "given" : "Ron", "non-dropping-particle" : "", "parse-names" : false, "suffix" : "" }, { "dropping-particle" : "", "family" : "Dubourg", "given" : "Vincent", "non-dropping-particle" : "", "parse-names" : false, "suffix" : "" }, { "dropping-particle" : "", "family" : "Vanderplas", "given" : "Jake", "non-dropping-particle" : "", "parse-names" : false, "suffix" : "" }, { "dropping-particle" : "", "family" : "Passos", "given" : "Alexandre", "non-dropping-particle" : "", "parse-names" : false, "suffix" : "" }, { "dropping-particle" : "", "family" : "Cournapeau", "given" : "David", "non-dropping-particle" : "", "parse-names" : false, "suffix" : "" }, { "dropping-particle" : "", "family" : "Brucher", "given" : "Matthieu", "non-dropping-particle" : "", "parse-names" : false, "suffix" : "" }, { "dropping-particle" : "", "family" : "Perrot", "given" : "Mathieu", "non-dropping-particle" : "", "parse-names" : false, "suffix" : "" }, { "dropping-particle" : "", "family" : "Duchesnay", "given" : "\u00c9douard", "non-dropping-particle" : "", "parse-names" : false, "suffix" : "" } ], "container-title" : "Journal of Machine Learning Research", "id" : "ITEM-1", "issued" : { "date-parts" : [ [ "2011" ] ] }, "page" : "2825-2830", "title" : "Scikit-learn : Machine Learning in Python", "type" : "article-journal", "volume" : "12" }, "uris" : [ "http://www.mendeley.com/documents/?uuid=2556928b-349a-4aa5-9605-820f7db66d50" ] } ], "mendeley" : { "previouslyFormattedCitation" : "&lt;sup&gt;46&lt;/sup&gt;" }, "properties" : { "noteIndex" : 0 }, "schema" : "https://github.com/citation-style-language/schema/raw/master/csl-citation.json" }</w:instrText>
      </w:r>
      <w:r w:rsidRPr="00230647">
        <w:rPr>
          <w:rFonts w:ascii="Arial" w:hAnsi="Arial" w:cs="Arial"/>
          <w:sz w:val="24"/>
          <w:szCs w:val="24"/>
        </w:rPr>
        <w:fldChar w:fldCharType="separate"/>
      </w:r>
      <w:r w:rsidRPr="00230647">
        <w:rPr>
          <w:rFonts w:ascii="Arial" w:hAnsi="Arial" w:cs="Arial"/>
          <w:noProof/>
          <w:sz w:val="24"/>
          <w:szCs w:val="24"/>
          <w:vertAlign w:val="superscript"/>
        </w:rPr>
        <w:t>46</w:t>
      </w:r>
      <w:r w:rsidRPr="00230647">
        <w:rPr>
          <w:rFonts w:ascii="Arial" w:hAnsi="Arial" w:cs="Arial"/>
          <w:sz w:val="24"/>
          <w:szCs w:val="24"/>
        </w:rPr>
        <w:fldChar w:fldCharType="end"/>
      </w:r>
      <w:r w:rsidRPr="00230647">
        <w:rPr>
          <w:rFonts w:ascii="Arial" w:hAnsi="Arial" w:cs="Arial"/>
          <w:sz w:val="24"/>
          <w:szCs w:val="24"/>
        </w:rPr>
        <w:t>.</w:t>
      </w:r>
    </w:p>
    <w:p w:rsidR="007B4313" w:rsidRDefault="00F24F24" w:rsidP="00A70255">
      <w:pPr>
        <w:spacing w:line="480" w:lineRule="auto"/>
        <w:jc w:val="both"/>
        <w:rPr>
          <w:ins w:id="325" w:author="Tiziana" w:date="2014-10-29T10:11:00Z"/>
          <w:rFonts w:ascii="Arial" w:hAnsi="Arial" w:cs="Arial"/>
          <w:sz w:val="24"/>
          <w:szCs w:val="24"/>
        </w:rPr>
      </w:pPr>
      <w:ins w:id="326" w:author="Tiziana" w:date="2014-10-29T09:53:00Z">
        <w:r>
          <w:rPr>
            <w:rFonts w:ascii="Arial" w:hAnsi="Arial" w:cs="Arial"/>
            <w:sz w:val="24"/>
            <w:szCs w:val="24"/>
          </w:rPr>
          <w:t xml:space="preserve">2. </w:t>
        </w:r>
        <w:proofErr w:type="gramStart"/>
        <w:r w:rsidR="00042E27">
          <w:rPr>
            <w:rFonts w:ascii="Arial" w:hAnsi="Arial" w:cs="Arial"/>
            <w:sz w:val="24"/>
            <w:szCs w:val="24"/>
          </w:rPr>
          <w:t>con</w:t>
        </w:r>
        <w:r>
          <w:rPr>
            <w:rFonts w:ascii="Arial" w:hAnsi="Arial" w:cs="Arial"/>
            <w:sz w:val="24"/>
            <w:szCs w:val="24"/>
          </w:rPr>
          <w:t>tra</w:t>
        </w:r>
      </w:ins>
      <w:ins w:id="327" w:author="Tiziana" w:date="2014-10-29T09:56:00Z">
        <w:r w:rsidR="00042E27">
          <w:rPr>
            <w:rFonts w:ascii="Arial" w:hAnsi="Arial" w:cs="Arial"/>
            <w:sz w:val="24"/>
            <w:szCs w:val="24"/>
          </w:rPr>
          <w:t>s</w:t>
        </w:r>
      </w:ins>
      <w:ins w:id="328" w:author="Tiziana" w:date="2014-10-29T09:53:00Z">
        <w:r>
          <w:rPr>
            <w:rFonts w:ascii="Arial" w:hAnsi="Arial" w:cs="Arial"/>
            <w:sz w:val="24"/>
            <w:szCs w:val="24"/>
          </w:rPr>
          <w:t>ts</w:t>
        </w:r>
      </w:ins>
      <w:proofErr w:type="gramEnd"/>
    </w:p>
    <w:p w:rsidR="007B4313" w:rsidRDefault="007B4313" w:rsidP="00A70255">
      <w:pPr>
        <w:spacing w:line="480" w:lineRule="auto"/>
        <w:jc w:val="both"/>
        <w:rPr>
          <w:ins w:id="329" w:author="Tiziana" w:date="2014-10-29T10:12:00Z"/>
          <w:rFonts w:ascii="Arial" w:hAnsi="Arial" w:cs="Arial"/>
          <w:sz w:val="24"/>
          <w:szCs w:val="24"/>
        </w:rPr>
      </w:pPr>
      <w:ins w:id="330" w:author="Tiziana" w:date="2014-10-29T10:11:00Z">
        <w:r>
          <w:rPr>
            <w:rFonts w:ascii="Arial" w:hAnsi="Arial" w:cs="Arial"/>
            <w:sz w:val="24"/>
            <w:szCs w:val="24"/>
          </w:rPr>
          <w:tab/>
          <w:t>SVC: absent/present, visibility</w:t>
        </w:r>
      </w:ins>
    </w:p>
    <w:p w:rsidR="007B4313" w:rsidRDefault="007B4313" w:rsidP="00A70255">
      <w:pPr>
        <w:spacing w:line="480" w:lineRule="auto"/>
        <w:jc w:val="both"/>
        <w:rPr>
          <w:ins w:id="331" w:author="Tiziana" w:date="2014-10-29T10:11:00Z"/>
          <w:rFonts w:ascii="Arial" w:hAnsi="Arial" w:cs="Arial"/>
          <w:sz w:val="24"/>
          <w:szCs w:val="24"/>
        </w:rPr>
      </w:pPr>
      <w:ins w:id="332" w:author="Tiziana" w:date="2014-10-29T10:12:00Z">
        <w:r>
          <w:rPr>
            <w:rFonts w:ascii="Arial" w:hAnsi="Arial" w:cs="Arial"/>
            <w:sz w:val="24"/>
            <w:szCs w:val="24"/>
          </w:rPr>
          <w:tab/>
        </w:r>
        <w:r>
          <w:rPr>
            <w:rFonts w:ascii="Arial" w:hAnsi="Arial" w:cs="Arial"/>
            <w:sz w:val="24"/>
            <w:szCs w:val="24"/>
          </w:rPr>
          <w:tab/>
          <w:t xml:space="preserve">Statistics: </w:t>
        </w:r>
        <w:proofErr w:type="spellStart"/>
        <w:r>
          <w:rPr>
            <w:rFonts w:ascii="Arial" w:hAnsi="Arial" w:cs="Arial"/>
            <w:sz w:val="24"/>
            <w:szCs w:val="24"/>
          </w:rPr>
          <w:t>ranksum</w:t>
        </w:r>
        <w:proofErr w:type="spellEnd"/>
        <w:r>
          <w:rPr>
            <w:rFonts w:ascii="Arial" w:hAnsi="Arial" w:cs="Arial"/>
            <w:sz w:val="24"/>
            <w:szCs w:val="24"/>
          </w:rPr>
          <w:t xml:space="preserve">/man </w:t>
        </w:r>
        <w:proofErr w:type="spellStart"/>
        <w:proofErr w:type="gramStart"/>
        <w:r>
          <w:rPr>
            <w:rFonts w:ascii="Arial" w:hAnsi="Arial" w:cs="Arial"/>
            <w:sz w:val="24"/>
            <w:szCs w:val="24"/>
          </w:rPr>
          <w:t>whitney</w:t>
        </w:r>
      </w:ins>
      <w:proofErr w:type="spellEnd"/>
      <w:proofErr w:type="gramEnd"/>
    </w:p>
    <w:p w:rsidR="007B4313" w:rsidRDefault="007B4313" w:rsidP="00A70255">
      <w:pPr>
        <w:spacing w:line="480" w:lineRule="auto"/>
        <w:jc w:val="both"/>
        <w:rPr>
          <w:ins w:id="333" w:author="Tiziana" w:date="2014-10-29T10:12:00Z"/>
          <w:rFonts w:ascii="Arial" w:hAnsi="Arial" w:cs="Arial"/>
          <w:sz w:val="24"/>
          <w:szCs w:val="24"/>
        </w:rPr>
      </w:pPr>
      <w:ins w:id="334" w:author="Tiziana" w:date="2014-10-29T10:11:00Z">
        <w:r>
          <w:rPr>
            <w:rFonts w:ascii="Arial" w:hAnsi="Arial" w:cs="Arial"/>
            <w:sz w:val="24"/>
            <w:szCs w:val="24"/>
          </w:rPr>
          <w:tab/>
          <w:t>SVC or PLR</w:t>
        </w:r>
        <w:proofErr w:type="gramStart"/>
        <w:r>
          <w:rPr>
            <w:rFonts w:ascii="Arial" w:hAnsi="Arial" w:cs="Arial"/>
            <w:sz w:val="24"/>
            <w:szCs w:val="24"/>
          </w:rPr>
          <w:t>??:</w:t>
        </w:r>
        <w:proofErr w:type="gramEnd"/>
        <w:r>
          <w:rPr>
            <w:rFonts w:ascii="Arial" w:hAnsi="Arial" w:cs="Arial"/>
            <w:sz w:val="24"/>
            <w:szCs w:val="24"/>
          </w:rPr>
          <w:t xml:space="preserve"> orientation</w:t>
        </w:r>
      </w:ins>
    </w:p>
    <w:p w:rsidR="007B4313" w:rsidRDefault="007B4313" w:rsidP="00A70255">
      <w:pPr>
        <w:spacing w:line="480" w:lineRule="auto"/>
        <w:jc w:val="both"/>
        <w:rPr>
          <w:ins w:id="335" w:author="Tiziana" w:date="2014-10-29T09:53:00Z"/>
          <w:rFonts w:ascii="Arial" w:hAnsi="Arial" w:cs="Arial"/>
          <w:sz w:val="24"/>
          <w:szCs w:val="24"/>
        </w:rPr>
      </w:pPr>
      <w:ins w:id="336" w:author="Tiziana" w:date="2014-10-29T10:12:00Z">
        <w:r>
          <w:rPr>
            <w:rFonts w:ascii="Arial" w:hAnsi="Arial" w:cs="Arial"/>
            <w:sz w:val="24"/>
            <w:szCs w:val="24"/>
          </w:rPr>
          <w:tab/>
        </w:r>
        <w:r>
          <w:rPr>
            <w:rFonts w:ascii="Arial" w:hAnsi="Arial" w:cs="Arial"/>
            <w:sz w:val="24"/>
            <w:szCs w:val="24"/>
          </w:rPr>
          <w:tab/>
        </w:r>
        <w:r>
          <w:rPr>
            <w:rFonts w:ascii="Arial" w:hAnsi="Arial" w:cs="Arial"/>
            <w:sz w:val="24"/>
            <w:szCs w:val="24"/>
          </w:rPr>
          <w:t>Statistics</w:t>
        </w:r>
        <w:r>
          <w:rPr>
            <w:rFonts w:ascii="Arial" w:hAnsi="Arial" w:cs="Arial"/>
            <w:sz w:val="24"/>
            <w:szCs w:val="24"/>
          </w:rPr>
          <w:t xml:space="preserve">: </w:t>
        </w:r>
        <w:r>
          <w:rPr>
            <w:rFonts w:ascii="Arial" w:hAnsi="Arial" w:cs="Arial"/>
            <w:sz w:val="24"/>
            <w:szCs w:val="24"/>
          </w:rPr>
          <w:t>non uniformity</w:t>
        </w:r>
      </w:ins>
    </w:p>
    <w:p w:rsidR="00F24F24" w:rsidRDefault="00F24F24" w:rsidP="00A70255">
      <w:pPr>
        <w:spacing w:line="480" w:lineRule="auto"/>
        <w:jc w:val="both"/>
        <w:rPr>
          <w:ins w:id="337" w:author="Tiziana" w:date="2014-10-29T09:54:00Z"/>
          <w:rFonts w:ascii="Arial" w:hAnsi="Arial" w:cs="Arial"/>
          <w:sz w:val="24"/>
          <w:szCs w:val="24"/>
        </w:rPr>
      </w:pPr>
      <w:ins w:id="338" w:author="Tiziana" w:date="2014-10-29T09:54:00Z">
        <w:r>
          <w:rPr>
            <w:rFonts w:ascii="Arial" w:hAnsi="Arial" w:cs="Arial"/>
            <w:sz w:val="24"/>
            <w:szCs w:val="24"/>
          </w:rPr>
          <w:t>3. Generalization across condition</w:t>
        </w:r>
      </w:ins>
    </w:p>
    <w:p w:rsidR="00F24F24" w:rsidRDefault="00F24F24" w:rsidP="00A70255">
      <w:pPr>
        <w:spacing w:line="480" w:lineRule="auto"/>
        <w:jc w:val="both"/>
        <w:rPr>
          <w:ins w:id="339" w:author="Tiziana" w:date="2014-10-29T09:53:00Z"/>
          <w:rFonts w:ascii="Arial" w:hAnsi="Arial" w:cs="Arial"/>
          <w:sz w:val="24"/>
          <w:szCs w:val="24"/>
        </w:rPr>
      </w:pPr>
      <w:ins w:id="340" w:author="Tiziana" w:date="2014-10-29T09:54:00Z">
        <w:r>
          <w:rPr>
            <w:rFonts w:ascii="Arial" w:hAnsi="Arial" w:cs="Arial"/>
            <w:sz w:val="24"/>
            <w:szCs w:val="24"/>
          </w:rPr>
          <w:t>4. Generalization across time (and across condition?)</w:t>
        </w:r>
      </w:ins>
    </w:p>
    <w:p w:rsidR="00042E27" w:rsidRDefault="00042E27" w:rsidP="00A70255">
      <w:pPr>
        <w:spacing w:line="480" w:lineRule="auto"/>
        <w:jc w:val="both"/>
        <w:rPr>
          <w:ins w:id="341" w:author="Tiziana" w:date="2014-10-29T09:53:00Z"/>
          <w:rFonts w:ascii="Arial" w:hAnsi="Arial" w:cs="Arial"/>
          <w:sz w:val="24"/>
          <w:szCs w:val="24"/>
        </w:rPr>
      </w:pPr>
      <w:ins w:id="342" w:author="Tiziana" w:date="2014-10-29T09:57:00Z">
        <w:r>
          <w:rPr>
            <w:rFonts w:ascii="Arial" w:hAnsi="Arial" w:cs="Arial"/>
            <w:sz w:val="24"/>
            <w:szCs w:val="24"/>
          </w:rPr>
          <w:t xml:space="preserve">6. </w:t>
        </w:r>
        <w:proofErr w:type="gramStart"/>
        <w:r>
          <w:rPr>
            <w:rFonts w:ascii="Arial" w:hAnsi="Arial" w:cs="Arial"/>
            <w:sz w:val="24"/>
            <w:szCs w:val="24"/>
          </w:rPr>
          <w:t>correction</w:t>
        </w:r>
        <w:proofErr w:type="gramEnd"/>
        <w:r>
          <w:rPr>
            <w:rFonts w:ascii="Arial" w:hAnsi="Arial" w:cs="Arial"/>
            <w:sz w:val="24"/>
            <w:szCs w:val="24"/>
          </w:rPr>
          <w:t xml:space="preserve"> for multiple comparison</w:t>
        </w:r>
      </w:ins>
    </w:p>
    <w:p w:rsidR="00F24F24" w:rsidRPr="00230647" w:rsidRDefault="00F24F24" w:rsidP="00A70255">
      <w:pPr>
        <w:spacing w:line="480" w:lineRule="auto"/>
        <w:jc w:val="both"/>
        <w:rPr>
          <w:rFonts w:ascii="Arial" w:hAnsi="Arial" w:cs="Arial"/>
          <w:sz w:val="24"/>
          <w:szCs w:val="24"/>
        </w:rPr>
      </w:pPr>
    </w:p>
    <w:p w:rsidR="008C6701" w:rsidRDefault="008C6701">
      <w:pPr>
        <w:rPr>
          <w:ins w:id="343" w:author="Tiziana" w:date="2014-10-29T08:11:00Z"/>
          <w:rFonts w:ascii="Arial" w:eastAsiaTheme="majorEastAsia" w:hAnsi="Arial" w:cs="Arial"/>
          <w:b/>
          <w:bCs/>
          <w:sz w:val="32"/>
          <w:szCs w:val="24"/>
        </w:rPr>
      </w:pPr>
      <w:bookmarkStart w:id="344" w:name="_Toc358212057"/>
      <w:bookmarkStart w:id="345" w:name="_Toc358212085"/>
      <w:bookmarkStart w:id="346" w:name="_Toc358234281"/>
      <w:ins w:id="347" w:author="Tiziana" w:date="2014-10-29T08:11:00Z">
        <w:r>
          <w:rPr>
            <w:rFonts w:ascii="Arial" w:hAnsi="Arial" w:cs="Arial"/>
            <w:sz w:val="32"/>
            <w:szCs w:val="24"/>
          </w:rPr>
          <w:br w:type="page"/>
        </w:r>
      </w:ins>
    </w:p>
    <w:p w:rsidR="00230647" w:rsidRPr="00BF4EB9" w:rsidRDefault="00230647" w:rsidP="00BF4EB9">
      <w:pPr>
        <w:pStyle w:val="Heading1"/>
        <w:spacing w:before="0" w:after="200" w:line="480" w:lineRule="auto"/>
        <w:rPr>
          <w:rFonts w:ascii="Arial" w:hAnsi="Arial" w:cs="Arial"/>
          <w:sz w:val="32"/>
          <w:szCs w:val="24"/>
        </w:rPr>
      </w:pPr>
      <w:r w:rsidRPr="00230647">
        <w:rPr>
          <w:rFonts w:ascii="Arial" w:hAnsi="Arial" w:cs="Arial"/>
          <w:color w:val="auto"/>
          <w:sz w:val="32"/>
          <w:szCs w:val="24"/>
        </w:rPr>
        <w:lastRenderedPageBreak/>
        <w:t>Results</w:t>
      </w:r>
      <w:bookmarkEnd w:id="344"/>
      <w:bookmarkEnd w:id="345"/>
      <w:bookmarkEnd w:id="346"/>
    </w:p>
    <w:p w:rsidR="00230647" w:rsidRDefault="00230647" w:rsidP="00230647">
      <w:pPr>
        <w:pStyle w:val="Heading2"/>
        <w:spacing w:before="0" w:after="200" w:line="480" w:lineRule="auto"/>
        <w:rPr>
          <w:ins w:id="348" w:author="Tiziana" w:date="2014-10-29T08:11:00Z"/>
          <w:rFonts w:ascii="Arial" w:hAnsi="Arial" w:cs="Arial"/>
          <w:color w:val="auto"/>
          <w:sz w:val="28"/>
          <w:szCs w:val="24"/>
        </w:rPr>
      </w:pPr>
      <w:bookmarkStart w:id="349" w:name="_Toc358212058"/>
      <w:bookmarkStart w:id="350" w:name="_Toc358212086"/>
      <w:bookmarkStart w:id="351" w:name="_Toc358234282"/>
      <w:r w:rsidRPr="00230647">
        <w:rPr>
          <w:rFonts w:ascii="Arial" w:hAnsi="Arial" w:cs="Arial"/>
          <w:color w:val="auto"/>
          <w:sz w:val="28"/>
          <w:szCs w:val="24"/>
        </w:rPr>
        <w:t>Behavioural</w:t>
      </w:r>
      <w:bookmarkEnd w:id="349"/>
      <w:bookmarkEnd w:id="350"/>
      <w:bookmarkEnd w:id="351"/>
    </w:p>
    <w:p w:rsidR="008C6701" w:rsidRDefault="008C6701" w:rsidP="008C6701">
      <w:pPr>
        <w:pStyle w:val="ListParagraph"/>
        <w:numPr>
          <w:ilvl w:val="0"/>
          <w:numId w:val="3"/>
        </w:numPr>
        <w:rPr>
          <w:ins w:id="352" w:author="Tiziana" w:date="2014-10-29T08:11:00Z"/>
        </w:rPr>
        <w:pPrChange w:id="353" w:author="Tiziana" w:date="2014-10-29T08:11:00Z">
          <w:pPr>
            <w:pStyle w:val="Heading2"/>
            <w:spacing w:before="0" w:after="200" w:line="480" w:lineRule="auto"/>
          </w:pPr>
        </w:pPrChange>
      </w:pPr>
      <w:ins w:id="354" w:author="Tiziana" w:date="2014-10-29T08:11:00Z">
        <w:r>
          <w:t>Show that protocol is adapted:</w:t>
        </w:r>
      </w:ins>
    </w:p>
    <w:p w:rsidR="008C6701" w:rsidRDefault="008C6701" w:rsidP="008C6701">
      <w:pPr>
        <w:pStyle w:val="ListParagraph"/>
        <w:numPr>
          <w:ilvl w:val="0"/>
          <w:numId w:val="4"/>
        </w:numPr>
        <w:rPr>
          <w:ins w:id="355" w:author="Tiziana" w:date="2014-10-29T08:12:00Z"/>
        </w:rPr>
        <w:pPrChange w:id="356" w:author="Tiziana" w:date="2014-10-29T08:11:00Z">
          <w:pPr>
            <w:pStyle w:val="Heading2"/>
            <w:spacing w:before="0" w:after="200" w:line="480" w:lineRule="auto"/>
          </w:pPr>
        </w:pPrChange>
      </w:pPr>
      <w:ins w:id="357" w:author="Tiziana" w:date="2014-10-29T08:12:00Z">
        <w:r>
          <w:t xml:space="preserve">Stimuli were presented at threshold: </w:t>
        </w:r>
      </w:ins>
      <w:ins w:id="358" w:author="Tiziana" w:date="2014-10-29T08:11:00Z">
        <w:r>
          <w:t xml:space="preserve">Mean </w:t>
        </w:r>
      </w:ins>
      <w:ins w:id="359" w:author="Tiziana" w:date="2014-10-29T08:12:00Z">
        <w:r>
          <w:t xml:space="preserve">proportion of visibility responses </w:t>
        </w:r>
      </w:ins>
    </w:p>
    <w:p w:rsidR="008C6701" w:rsidRDefault="008C6701" w:rsidP="008C6701">
      <w:pPr>
        <w:pStyle w:val="ListParagraph"/>
        <w:numPr>
          <w:ilvl w:val="0"/>
          <w:numId w:val="4"/>
        </w:numPr>
        <w:rPr>
          <w:ins w:id="360" w:author="Tiziana" w:date="2014-10-29T08:13:00Z"/>
        </w:rPr>
        <w:pPrChange w:id="361" w:author="Tiziana" w:date="2014-10-29T08:11:00Z">
          <w:pPr>
            <w:pStyle w:val="Heading2"/>
            <w:spacing w:before="0" w:after="200" w:line="480" w:lineRule="auto"/>
          </w:pPr>
        </w:pPrChange>
      </w:pPr>
      <w:ins w:id="362" w:author="Tiziana" w:date="2014-10-29T08:12:00Z">
        <w:r>
          <w:t>Subjects did not answer randomly: Detection d’ + discrimination d</w:t>
        </w:r>
      </w:ins>
      <w:ins w:id="363" w:author="Tiziana" w:date="2014-10-29T08:13:00Z">
        <w:r>
          <w:t>’ as a function of visibility</w:t>
        </w:r>
      </w:ins>
    </w:p>
    <w:p w:rsidR="008C6701" w:rsidRDefault="008C6701" w:rsidP="008C6701">
      <w:pPr>
        <w:pStyle w:val="ListParagraph"/>
        <w:numPr>
          <w:ilvl w:val="0"/>
          <w:numId w:val="4"/>
        </w:numPr>
        <w:rPr>
          <w:ins w:id="364" w:author="Tiziana" w:date="2014-10-29T09:57:00Z"/>
        </w:rPr>
        <w:pPrChange w:id="365" w:author="Tiziana" w:date="2014-10-29T08:11:00Z">
          <w:pPr>
            <w:pStyle w:val="Heading2"/>
            <w:spacing w:before="0" w:after="200" w:line="480" w:lineRule="auto"/>
          </w:pPr>
        </w:pPrChange>
      </w:pPr>
      <w:ins w:id="366" w:author="Tiziana" w:date="2014-10-29T08:13:00Z">
        <w:r>
          <w:t>HOWEVER: contrast had little effect: visibility as a function of contrast + discrimination</w:t>
        </w:r>
      </w:ins>
      <w:ins w:id="367" w:author="Tiziana" w:date="2014-10-29T08:14:00Z">
        <w:r>
          <w:t xml:space="preserve"> d’</w:t>
        </w:r>
      </w:ins>
      <w:ins w:id="368" w:author="Tiziana" w:date="2014-10-29T08:13:00Z">
        <w:r>
          <w:t xml:space="preserve"> as a function of contrast</w:t>
        </w:r>
      </w:ins>
    </w:p>
    <w:p w:rsidR="00042E27" w:rsidRDefault="00042E27" w:rsidP="00042E27">
      <w:pPr>
        <w:pStyle w:val="ListParagraph"/>
        <w:numPr>
          <w:ilvl w:val="0"/>
          <w:numId w:val="3"/>
        </w:numPr>
        <w:rPr>
          <w:ins w:id="369" w:author="Tiziana" w:date="2014-10-29T09:57:00Z"/>
        </w:rPr>
        <w:pPrChange w:id="370" w:author="Tiziana" w:date="2014-10-29T09:57:00Z">
          <w:pPr>
            <w:pStyle w:val="Heading2"/>
            <w:spacing w:before="0" w:after="200" w:line="480" w:lineRule="auto"/>
          </w:pPr>
        </w:pPrChange>
      </w:pPr>
      <w:ins w:id="371" w:author="Tiziana" w:date="2014-10-29T09:57:00Z">
        <w:r>
          <w:t xml:space="preserve">Provide potentially important details for subsequent interpretations: </w:t>
        </w:r>
      </w:ins>
    </w:p>
    <w:p w:rsidR="00042E27" w:rsidRDefault="00042E27" w:rsidP="00042E27">
      <w:pPr>
        <w:pStyle w:val="ListParagraph"/>
        <w:numPr>
          <w:ilvl w:val="0"/>
          <w:numId w:val="4"/>
        </w:numPr>
        <w:rPr>
          <w:ins w:id="372" w:author="Tiziana" w:date="2014-10-29T09:57:00Z"/>
        </w:rPr>
        <w:pPrChange w:id="373" w:author="Tiziana" w:date="2014-10-29T09:57:00Z">
          <w:pPr>
            <w:pStyle w:val="Heading2"/>
            <w:spacing w:before="0" w:after="200" w:line="480" w:lineRule="auto"/>
          </w:pPr>
        </w:pPrChange>
      </w:pPr>
      <w:ins w:id="374" w:author="Tiziana" w:date="2014-10-29T09:57:00Z">
        <w:r>
          <w:t>Reaction time</w:t>
        </w:r>
      </w:ins>
    </w:p>
    <w:p w:rsidR="00042E27" w:rsidRPr="008C6701" w:rsidRDefault="00042E27" w:rsidP="00042E27">
      <w:pPr>
        <w:pStyle w:val="ListParagraph"/>
        <w:numPr>
          <w:ilvl w:val="0"/>
          <w:numId w:val="4"/>
        </w:numPr>
        <w:rPr>
          <w:rPrChange w:id="375" w:author="Tiziana" w:date="2014-10-29T08:11:00Z">
            <w:rPr>
              <w:rFonts w:ascii="Arial" w:hAnsi="Arial" w:cs="Arial"/>
              <w:sz w:val="28"/>
              <w:szCs w:val="24"/>
            </w:rPr>
          </w:rPrChange>
        </w:rPr>
        <w:pPrChange w:id="376" w:author="Tiziana" w:date="2014-10-29T09:57:00Z">
          <w:pPr>
            <w:pStyle w:val="Heading2"/>
            <w:spacing w:before="0" w:after="200" w:line="480" w:lineRule="auto"/>
          </w:pPr>
        </w:pPrChange>
      </w:pPr>
      <w:ins w:id="377" w:author="Tiziana" w:date="2014-10-29T09:58:00Z">
        <w:r>
          <w:t>Response biases: finger, hand, contrast, visibility</w:t>
        </w:r>
      </w:ins>
    </w:p>
    <w:p w:rsidR="00230647" w:rsidRPr="00230647" w:rsidDel="00042E27" w:rsidRDefault="00230647" w:rsidP="00230647">
      <w:pPr>
        <w:pStyle w:val="Heading3"/>
        <w:spacing w:before="0" w:after="200" w:line="480" w:lineRule="auto"/>
        <w:rPr>
          <w:del w:id="378" w:author="Tiziana" w:date="2014-10-29T09:59:00Z"/>
          <w:rFonts w:ascii="Arial" w:hAnsi="Arial" w:cs="Arial"/>
          <w:sz w:val="28"/>
          <w:szCs w:val="24"/>
        </w:rPr>
      </w:pPr>
      <w:bookmarkStart w:id="379" w:name="_Toc358212059"/>
      <w:bookmarkStart w:id="380" w:name="_Toc358212087"/>
      <w:bookmarkStart w:id="381" w:name="_Toc358234283"/>
      <w:del w:id="382" w:author="Tiziana" w:date="2014-10-29T09:59:00Z">
        <w:r w:rsidRPr="00230647" w:rsidDel="00042E27">
          <w:rPr>
            <w:rFonts w:ascii="Arial" w:hAnsi="Arial" w:cs="Arial"/>
            <w:color w:val="auto"/>
            <w:sz w:val="28"/>
            <w:szCs w:val="24"/>
          </w:rPr>
          <w:delText>Pilot study</w:delText>
        </w:r>
        <w:bookmarkEnd w:id="379"/>
        <w:bookmarkEnd w:id="380"/>
        <w:bookmarkEnd w:id="381"/>
      </w:del>
    </w:p>
    <w:p w:rsidR="00CC71CD" w:rsidRPr="00230647" w:rsidDel="00042E27" w:rsidRDefault="00230647" w:rsidP="00CC71CD">
      <w:pPr>
        <w:spacing w:line="480" w:lineRule="auto"/>
        <w:ind w:firstLine="708"/>
        <w:jc w:val="both"/>
        <w:rPr>
          <w:del w:id="383" w:author="Tiziana" w:date="2014-10-29T09:59:00Z"/>
          <w:rFonts w:ascii="Arial" w:hAnsi="Arial" w:cs="Arial"/>
          <w:sz w:val="24"/>
          <w:szCs w:val="24"/>
        </w:rPr>
      </w:pPr>
      <w:del w:id="384" w:author="Tiziana" w:date="2014-10-29T09:59:00Z">
        <w:r w:rsidRPr="00230647" w:rsidDel="00042E27">
          <w:rPr>
            <w:rFonts w:ascii="Arial" w:hAnsi="Arial" w:cs="Arial"/>
            <w:sz w:val="24"/>
            <w:szCs w:val="24"/>
          </w:rPr>
          <w:delText>At the time of the first recording, the ISI between target and mask was 33ms. It turned out that the task was extremely difficult for the subject to be performed and the amount of maximum visibility judgements was too low to give rise to meaningful analysis. Taking off these however, results pointed in the expected direction. We measured several variables of interest: accuracy, the sensitivity index or d', which is a statistic used in signal detection theory</w:delText>
        </w:r>
        <w:r w:rsidRPr="00230647" w:rsidDel="00042E27">
          <w:rPr>
            <w:rStyle w:val="FootnoteReference"/>
            <w:rFonts w:ascii="Arial" w:hAnsi="Arial" w:cs="Arial"/>
            <w:sz w:val="24"/>
            <w:szCs w:val="24"/>
          </w:rPr>
          <w:footnoteReference w:id="1"/>
        </w:r>
        <w:r w:rsidRPr="00230647" w:rsidDel="00042E27">
          <w:rPr>
            <w:rFonts w:ascii="Arial" w:hAnsi="Arial" w:cs="Arial"/>
            <w:sz w:val="24"/>
            <w:szCs w:val="24"/>
          </w:rPr>
          <w:delText xml:space="preserve"> </w:delText>
        </w:r>
        <w:r w:rsidRPr="00230647" w:rsidDel="00042E27">
          <w:rPr>
            <w:rFonts w:ascii="Arial" w:hAnsi="Arial" w:cs="Arial"/>
            <w:sz w:val="24"/>
            <w:szCs w:val="24"/>
          </w:rPr>
          <w:fldChar w:fldCharType="begin" w:fldLock="1"/>
        </w:r>
        <w:r w:rsidRPr="00230647" w:rsidDel="00042E27">
          <w:rPr>
            <w:rFonts w:ascii="Arial" w:hAnsi="Arial" w:cs="Arial"/>
            <w:sz w:val="24"/>
            <w:szCs w:val="24"/>
          </w:rPr>
          <w:delInstrText>ADDIN CSL_CITATION { "citationItems" : [ { "id" : "ITEM-1", "itemData" : { "ISBN" : "0805842306", "author" : [ { "dropping-particle" : "", "family" : "Macmillan", "given" : "Neil A.", "non-dropping-particle" : "", "parse-names" : false, "suffix" : "" }, { "dropping-particle" : "", "family" : "Creelman", "given" : "C. Douglas", "non-dropping-particle" : "", "parse-names" : false, "suffix" : "" } ], "edition" : "second Edi", "id" : "ITEM-1", "issued" : { "date-parts" : [ [ "2005" ] ] }, "page" : "492", "publisher" : "Lawrence Erlbaum Associates", "publisher-place" : "London", "title" : "Detection Theory: a User's Guide", "type" : "book" }, "uris" : [ "http://www.mendeley.com/documents/?uuid=5ca49988-2111-4f52-9564-e810d2801071" ] } ], "mendeley" : { "previouslyFormattedCitation" : "&lt;sup&gt;47&lt;/sup&gt;" }, "properties" : { "noteIndex" : 0 }, "schema" : "https://github.com/citation-style-language/schema/raw/master/csl-citation.json" }</w:delInstrText>
        </w:r>
        <w:r w:rsidRPr="00230647" w:rsidDel="00042E27">
          <w:rPr>
            <w:rFonts w:ascii="Arial" w:hAnsi="Arial" w:cs="Arial"/>
            <w:sz w:val="24"/>
            <w:szCs w:val="24"/>
          </w:rPr>
          <w:fldChar w:fldCharType="separate"/>
        </w:r>
        <w:r w:rsidRPr="00230647" w:rsidDel="00042E27">
          <w:rPr>
            <w:rFonts w:ascii="Arial" w:hAnsi="Arial" w:cs="Arial"/>
            <w:noProof/>
            <w:sz w:val="24"/>
            <w:szCs w:val="24"/>
            <w:vertAlign w:val="superscript"/>
          </w:rPr>
          <w:delText>47</w:delText>
        </w:r>
        <w:r w:rsidRPr="00230647" w:rsidDel="00042E27">
          <w:rPr>
            <w:rFonts w:ascii="Arial" w:hAnsi="Arial" w:cs="Arial"/>
            <w:sz w:val="24"/>
            <w:szCs w:val="24"/>
          </w:rPr>
          <w:fldChar w:fldCharType="end"/>
        </w:r>
        <w:r w:rsidRPr="00230647" w:rsidDel="00042E27">
          <w:rPr>
            <w:rFonts w:ascii="Arial" w:hAnsi="Arial" w:cs="Arial"/>
            <w:sz w:val="24"/>
            <w:szCs w:val="24"/>
          </w:rPr>
          <w:delText>, reported visibility responses and reaction times (RT), defined as the difference between response time and presentation of the probe; r refers to the correlation coefficient, i.e. the zeroth lag of the normalized covariance function. Accuracy, d’ and visibility increased together with the contrast, while RT did not sh</w:delText>
        </w:r>
        <w:r w:rsidR="00F95444" w:rsidDel="00042E27">
          <w:rPr>
            <w:rFonts w:ascii="Arial" w:hAnsi="Arial" w:cs="Arial"/>
            <w:sz w:val="24"/>
            <w:szCs w:val="24"/>
          </w:rPr>
          <w:delText>ow any significant trend</w:delText>
        </w:r>
        <w:r w:rsidRPr="00230647" w:rsidDel="00042E27">
          <w:rPr>
            <w:rFonts w:ascii="Arial" w:hAnsi="Arial" w:cs="Arial"/>
            <w:sz w:val="24"/>
            <w:szCs w:val="24"/>
          </w:rPr>
          <w:delText>. Moreover, accuracy and detection sensitivity (d’) increased as visibility increased, suggesting a good correlation (r=0.1020, p=0.0061) between stimulus processing and introspective reports</w:delText>
        </w:r>
        <w:r w:rsidR="00F95444" w:rsidDel="00042E27">
          <w:rPr>
            <w:rFonts w:ascii="Arial" w:hAnsi="Arial" w:cs="Arial"/>
            <w:sz w:val="24"/>
            <w:szCs w:val="24"/>
          </w:rPr>
          <w:delText xml:space="preserve">. </w:delText>
        </w:r>
        <w:r w:rsidRPr="00230647" w:rsidDel="00042E27">
          <w:rPr>
            <w:rFonts w:ascii="Arial" w:hAnsi="Arial" w:cs="Arial"/>
            <w:sz w:val="24"/>
            <w:szCs w:val="24"/>
          </w:rPr>
          <w:delText xml:space="preserve">Unexpectedly, the subject reported a slightly higher difficulty in performing the task with comparisons close to the horizontal axis. Testing with a t-test the difference in performance between horizontal orientations and vertical ones led to a marginally non-significant result (p=0.0516). This suggested that there could be a potential unexpected bias in the performance elicited by different orientations. </w:delText>
        </w:r>
      </w:del>
    </w:p>
    <w:p w:rsidR="00CC71CD" w:rsidRPr="008C74F8" w:rsidDel="00042E27" w:rsidRDefault="00CC71CD" w:rsidP="00CC71CD">
      <w:pPr>
        <w:pStyle w:val="Heading3"/>
        <w:spacing w:before="0" w:after="200" w:line="480" w:lineRule="auto"/>
        <w:rPr>
          <w:del w:id="387" w:author="Tiziana" w:date="2014-10-29T09:59:00Z"/>
          <w:rFonts w:ascii="Arial" w:hAnsi="Arial" w:cs="Arial"/>
          <w:color w:val="auto"/>
          <w:sz w:val="28"/>
          <w:szCs w:val="24"/>
        </w:rPr>
      </w:pPr>
      <w:bookmarkStart w:id="388" w:name="_Toc358212061"/>
      <w:bookmarkStart w:id="389" w:name="_Toc358212089"/>
      <w:bookmarkStart w:id="390" w:name="_Toc358234285"/>
      <w:commentRangeStart w:id="391"/>
      <w:del w:id="392" w:author="Tiziana" w:date="2014-10-29T09:59:00Z">
        <w:r w:rsidRPr="00230647" w:rsidDel="00042E27">
          <w:rPr>
            <w:rFonts w:ascii="Arial" w:hAnsi="Arial" w:cs="Arial"/>
            <w:color w:val="auto"/>
            <w:sz w:val="28"/>
            <w:szCs w:val="24"/>
          </w:rPr>
          <w:delText>Final paradigm</w:delText>
        </w:r>
        <w:bookmarkEnd w:id="388"/>
        <w:bookmarkEnd w:id="389"/>
        <w:bookmarkEnd w:id="390"/>
        <w:r w:rsidR="008C74F8" w:rsidRPr="008C74F8" w:rsidDel="00042E27">
          <w:rPr>
            <w:rFonts w:ascii="Arial" w:hAnsi="Arial" w:cs="Arial"/>
            <w:color w:val="auto"/>
            <w:sz w:val="28"/>
            <w:szCs w:val="24"/>
          </w:rPr>
          <w:delText xml:space="preserve"> group</w:delText>
        </w:r>
      </w:del>
      <w:commentRangeEnd w:id="391"/>
      <w:r w:rsidR="00042E27">
        <w:rPr>
          <w:rStyle w:val="CommentReference"/>
          <w:rFonts w:asciiTheme="minorHAnsi" w:eastAsiaTheme="minorHAnsi" w:hAnsiTheme="minorHAnsi" w:cstheme="minorBidi"/>
          <w:b w:val="0"/>
          <w:bCs w:val="0"/>
          <w:color w:val="auto"/>
        </w:rPr>
        <w:commentReference w:id="391"/>
      </w:r>
    </w:p>
    <w:p w:rsidR="00230647" w:rsidRPr="00230647" w:rsidRDefault="00230647" w:rsidP="00230647">
      <w:pPr>
        <w:pStyle w:val="Heading4"/>
        <w:spacing w:line="480" w:lineRule="auto"/>
        <w:rPr>
          <w:rFonts w:ascii="Arial" w:hAnsi="Arial" w:cs="Arial"/>
          <w:sz w:val="24"/>
          <w:szCs w:val="24"/>
        </w:rPr>
      </w:pPr>
      <w:bookmarkStart w:id="393" w:name="_Toc358212062"/>
      <w:bookmarkStart w:id="394" w:name="_Toc358212090"/>
      <w:bookmarkStart w:id="395" w:name="_Toc358234286"/>
      <w:r w:rsidRPr="00230647">
        <w:rPr>
          <w:rFonts w:ascii="Arial" w:hAnsi="Arial" w:cs="Arial"/>
          <w:color w:val="auto"/>
          <w:sz w:val="24"/>
          <w:szCs w:val="24"/>
        </w:rPr>
        <w:t>Visibility reports index performance</w:t>
      </w:r>
      <w:bookmarkEnd w:id="393"/>
      <w:bookmarkEnd w:id="394"/>
      <w:bookmarkEnd w:id="395"/>
    </w:p>
    <w:p w:rsidR="004E2DE5" w:rsidRDefault="00D25584" w:rsidP="00230647">
      <w:pPr>
        <w:spacing w:line="480" w:lineRule="auto"/>
        <w:ind w:firstLine="708"/>
        <w:jc w:val="both"/>
        <w:rPr>
          <w:rFonts w:ascii="Arial" w:hAnsi="Arial" w:cs="Arial"/>
          <w:sz w:val="24"/>
          <w:szCs w:val="24"/>
        </w:rPr>
      </w:pPr>
      <w:r>
        <w:rPr>
          <w:rFonts w:ascii="Arial" w:hAnsi="Arial" w:cs="Arial"/>
          <w:sz w:val="24"/>
          <w:szCs w:val="24"/>
        </w:rPr>
        <w:t>A</w:t>
      </w:r>
      <w:r w:rsidR="00DD697E">
        <w:rPr>
          <w:rFonts w:ascii="Arial" w:hAnsi="Arial" w:cs="Arial"/>
          <w:sz w:val="24"/>
          <w:szCs w:val="24"/>
        </w:rPr>
        <w:t>ccuracy (M: .</w:t>
      </w:r>
      <w:commentRangeStart w:id="396"/>
      <w:r w:rsidR="00DD697E">
        <w:rPr>
          <w:rFonts w:ascii="Arial" w:hAnsi="Arial" w:cs="Arial"/>
          <w:sz w:val="24"/>
          <w:szCs w:val="24"/>
        </w:rPr>
        <w:t>84</w:t>
      </w:r>
      <w:commentRangeEnd w:id="396"/>
      <w:r w:rsidR="00042E27">
        <w:rPr>
          <w:rStyle w:val="CommentReference"/>
        </w:rPr>
        <w:commentReference w:id="396"/>
      </w:r>
      <w:r w:rsidR="00DD697E">
        <w:rPr>
          <w:rFonts w:ascii="Arial" w:hAnsi="Arial" w:cs="Arial"/>
          <w:sz w:val="24"/>
          <w:szCs w:val="24"/>
        </w:rPr>
        <w:t xml:space="preserve">, SD: .22) </w:t>
      </w:r>
      <w:r w:rsidR="00DC685B">
        <w:rPr>
          <w:rFonts w:ascii="Arial" w:hAnsi="Arial" w:cs="Arial"/>
          <w:sz w:val="24"/>
          <w:szCs w:val="24"/>
        </w:rPr>
        <w:t xml:space="preserve">was </w:t>
      </w:r>
      <w:del w:id="397" w:author="Tiziana" w:date="2014-10-29T10:00:00Z">
        <w:r w:rsidR="00DC685B" w:rsidDel="00042E27">
          <w:rPr>
            <w:rFonts w:ascii="Arial" w:hAnsi="Arial" w:cs="Arial"/>
            <w:sz w:val="24"/>
            <w:szCs w:val="24"/>
          </w:rPr>
          <w:delText xml:space="preserve">strongly </w:delText>
        </w:r>
      </w:del>
      <w:ins w:id="398" w:author="Tiziana" w:date="2014-10-29T10:00:00Z">
        <w:r w:rsidR="00042E27">
          <w:rPr>
            <w:rFonts w:ascii="Arial" w:hAnsi="Arial" w:cs="Arial"/>
            <w:sz w:val="24"/>
            <w:szCs w:val="24"/>
          </w:rPr>
          <w:t>moderately</w:t>
        </w:r>
        <w:r w:rsidR="00042E27">
          <w:rPr>
            <w:rFonts w:ascii="Arial" w:hAnsi="Arial" w:cs="Arial"/>
            <w:sz w:val="24"/>
            <w:szCs w:val="24"/>
          </w:rPr>
          <w:t xml:space="preserve"> </w:t>
        </w:r>
      </w:ins>
      <w:r w:rsidR="00DC685B">
        <w:rPr>
          <w:rFonts w:ascii="Arial" w:hAnsi="Arial" w:cs="Arial"/>
          <w:sz w:val="24"/>
          <w:szCs w:val="24"/>
        </w:rPr>
        <w:t xml:space="preserve">influenced by contrast (1-way ANOVA </w:t>
      </w:r>
      <w:r>
        <w:rPr>
          <w:rFonts w:ascii="Arial" w:hAnsi="Arial" w:cs="Arial"/>
          <w:sz w:val="24"/>
          <w:szCs w:val="24"/>
        </w:rPr>
        <w:t xml:space="preserve">on within-subject z-score </w:t>
      </w:r>
      <w:r w:rsidR="00DC685B">
        <w:rPr>
          <w:rFonts w:ascii="Arial" w:hAnsi="Arial" w:cs="Arial"/>
          <w:sz w:val="24"/>
          <w:szCs w:val="24"/>
        </w:rPr>
        <w:t xml:space="preserve">F(1,19) = </w:t>
      </w:r>
      <w:r w:rsidR="007E05F9">
        <w:rPr>
          <w:rFonts w:ascii="Arial" w:hAnsi="Arial" w:cs="Arial"/>
          <w:sz w:val="24"/>
          <w:szCs w:val="24"/>
        </w:rPr>
        <w:t>1</w:t>
      </w:r>
      <w:r w:rsidR="00DC685B">
        <w:rPr>
          <w:rFonts w:ascii="Arial" w:hAnsi="Arial" w:cs="Arial"/>
          <w:sz w:val="24"/>
          <w:szCs w:val="24"/>
        </w:rPr>
        <w:t>3.</w:t>
      </w:r>
      <w:r w:rsidR="007E05F9">
        <w:rPr>
          <w:rFonts w:ascii="Arial" w:hAnsi="Arial" w:cs="Arial"/>
          <w:sz w:val="24"/>
          <w:szCs w:val="24"/>
        </w:rPr>
        <w:t>66</w:t>
      </w:r>
      <w:r w:rsidR="00DC685B">
        <w:rPr>
          <w:rFonts w:ascii="Arial" w:hAnsi="Arial" w:cs="Arial"/>
          <w:sz w:val="24"/>
          <w:szCs w:val="24"/>
        </w:rPr>
        <w:t>, p &lt; .001) and by visibility (F(</w:t>
      </w:r>
      <w:r w:rsidR="007E05F9">
        <w:rPr>
          <w:rFonts w:ascii="Arial" w:hAnsi="Arial" w:cs="Arial"/>
          <w:sz w:val="24"/>
          <w:szCs w:val="24"/>
        </w:rPr>
        <w:t>1,</w:t>
      </w:r>
      <w:r w:rsidR="00DC685B">
        <w:rPr>
          <w:rFonts w:ascii="Arial" w:hAnsi="Arial" w:cs="Arial"/>
          <w:sz w:val="24"/>
          <w:szCs w:val="24"/>
        </w:rPr>
        <w:t>19)</w:t>
      </w:r>
      <w:r w:rsidR="007E05F9">
        <w:rPr>
          <w:rFonts w:ascii="Arial" w:hAnsi="Arial" w:cs="Arial"/>
          <w:sz w:val="24"/>
          <w:szCs w:val="24"/>
        </w:rPr>
        <w:t xml:space="preserve"> = 55.06</w:t>
      </w:r>
      <w:r w:rsidR="00DC685B">
        <w:rPr>
          <w:rFonts w:ascii="Arial" w:hAnsi="Arial" w:cs="Arial"/>
          <w:sz w:val="24"/>
          <w:szCs w:val="24"/>
        </w:rPr>
        <w:t>, p = &lt; .001)</w:t>
      </w:r>
      <w:r w:rsidR="007E05F9">
        <w:rPr>
          <w:rFonts w:ascii="Arial" w:hAnsi="Arial" w:cs="Arial"/>
          <w:sz w:val="24"/>
          <w:szCs w:val="24"/>
        </w:rPr>
        <w:t xml:space="preserve"> but a great inter-subject variability existed</w:t>
      </w:r>
      <w:r w:rsidR="00C83150">
        <w:rPr>
          <w:rFonts w:ascii="Arial" w:hAnsi="Arial" w:cs="Arial"/>
          <w:sz w:val="24"/>
          <w:szCs w:val="24"/>
        </w:rPr>
        <w:t xml:space="preserve">, </w:t>
      </w:r>
      <w:r w:rsidR="00CE409C">
        <w:rPr>
          <w:rFonts w:ascii="Arial" w:hAnsi="Arial" w:cs="Arial"/>
          <w:sz w:val="24"/>
          <w:szCs w:val="24"/>
        </w:rPr>
        <w:t>as indicated by the fact that</w:t>
      </w:r>
      <w:r w:rsidR="00C83150">
        <w:rPr>
          <w:rFonts w:ascii="Arial" w:hAnsi="Arial" w:cs="Arial"/>
          <w:sz w:val="24"/>
          <w:szCs w:val="24"/>
        </w:rPr>
        <w:t xml:space="preserve"> significance was reached only if within subject data were first </w:t>
      </w:r>
      <w:commentRangeStart w:id="399"/>
      <w:r w:rsidR="00C83150">
        <w:rPr>
          <w:rFonts w:ascii="Arial" w:hAnsi="Arial" w:cs="Arial"/>
          <w:sz w:val="24"/>
          <w:szCs w:val="24"/>
        </w:rPr>
        <w:t>normalized</w:t>
      </w:r>
      <w:r w:rsidR="005141AF">
        <w:rPr>
          <w:rFonts w:ascii="Arial" w:hAnsi="Arial" w:cs="Arial"/>
          <w:sz w:val="24"/>
          <w:szCs w:val="24"/>
        </w:rPr>
        <w:t xml:space="preserve"> </w:t>
      </w:r>
      <w:commentRangeEnd w:id="399"/>
      <w:r w:rsidR="00042E27">
        <w:rPr>
          <w:rStyle w:val="CommentReference"/>
        </w:rPr>
        <w:commentReference w:id="399"/>
      </w:r>
      <w:r w:rsidR="005141AF">
        <w:rPr>
          <w:rFonts w:ascii="Arial" w:hAnsi="Arial" w:cs="Arial"/>
          <w:sz w:val="24"/>
          <w:szCs w:val="24"/>
        </w:rPr>
        <w:t>(</w:t>
      </w:r>
      <w:del w:id="400" w:author="Tiziana" w:date="2014-10-29T10:01:00Z">
        <w:r w:rsidR="005141AF" w:rsidDel="00042E27">
          <w:rPr>
            <w:rFonts w:ascii="Arial" w:hAnsi="Arial" w:cs="Arial"/>
            <w:sz w:val="24"/>
            <w:szCs w:val="24"/>
          </w:rPr>
          <w:delText xml:space="preserve">fig </w:delText>
        </w:r>
      </w:del>
      <w:ins w:id="401" w:author="Tiziana" w:date="2014-10-29T10:01:00Z">
        <w:r w:rsidR="00042E27">
          <w:rPr>
            <w:rFonts w:ascii="Arial" w:hAnsi="Arial" w:cs="Arial"/>
            <w:sz w:val="24"/>
            <w:szCs w:val="24"/>
          </w:rPr>
          <w:t>Figure</w:t>
        </w:r>
        <w:r w:rsidR="00042E27">
          <w:rPr>
            <w:rFonts w:ascii="Arial" w:hAnsi="Arial" w:cs="Arial"/>
            <w:sz w:val="24"/>
            <w:szCs w:val="24"/>
          </w:rPr>
          <w:t xml:space="preserve"> </w:t>
        </w:r>
      </w:ins>
      <w:r w:rsidR="005141AF">
        <w:rPr>
          <w:rFonts w:ascii="Arial" w:hAnsi="Arial" w:cs="Arial"/>
          <w:sz w:val="24"/>
          <w:szCs w:val="24"/>
        </w:rPr>
        <w:t>3)</w:t>
      </w:r>
      <w:r w:rsidR="00DC685B">
        <w:rPr>
          <w:rFonts w:ascii="Arial" w:hAnsi="Arial" w:cs="Arial"/>
          <w:sz w:val="24"/>
          <w:szCs w:val="24"/>
        </w:rPr>
        <w:t>.</w:t>
      </w:r>
    </w:p>
    <w:p w:rsidR="00FD17E0" w:rsidRDefault="00FD17E0" w:rsidP="00230647">
      <w:pPr>
        <w:spacing w:line="480" w:lineRule="auto"/>
        <w:ind w:firstLine="708"/>
        <w:jc w:val="both"/>
        <w:rPr>
          <w:rFonts w:ascii="Arial" w:hAnsi="Arial" w:cs="Arial"/>
          <w:sz w:val="24"/>
          <w:szCs w:val="24"/>
        </w:rPr>
      </w:pPr>
    </w:p>
    <w:p w:rsidR="00DD697E" w:rsidRDefault="0061232E" w:rsidP="0061232E">
      <w:pPr>
        <w:spacing w:line="480" w:lineRule="auto"/>
        <w:jc w:val="both"/>
        <w:rPr>
          <w:rFonts w:ascii="Arial" w:hAnsi="Arial" w:cs="Arial"/>
          <w:sz w:val="24"/>
          <w:szCs w:val="24"/>
        </w:rPr>
      </w:pPr>
      <w:commentRangeStart w:id="402"/>
      <w:r>
        <w:rPr>
          <w:rFonts w:ascii="Arial" w:hAnsi="Arial" w:cs="Arial"/>
          <w:noProof/>
          <w:sz w:val="24"/>
          <w:szCs w:val="24"/>
          <w:lang w:val="it-IT" w:eastAsia="it-IT"/>
        </w:rPr>
        <w:lastRenderedPageBreak/>
        <mc:AlternateContent>
          <mc:Choice Requires="wpg">
            <w:drawing>
              <wp:inline distT="0" distB="0" distL="0" distR="0" wp14:anchorId="76581080" wp14:editId="2B7DEBF9">
                <wp:extent cx="6523714" cy="6379212"/>
                <wp:effectExtent l="0" t="0" r="0" b="2540"/>
                <wp:docPr id="13" name="Group 13"/>
                <wp:cNvGraphicFramePr/>
                <a:graphic xmlns:a="http://schemas.openxmlformats.org/drawingml/2006/main">
                  <a:graphicData uri="http://schemas.microsoft.com/office/word/2010/wordprocessingGroup">
                    <wpg:wgp>
                      <wpg:cNvGrpSpPr/>
                      <wpg:grpSpPr>
                        <a:xfrm>
                          <a:off x="0" y="0"/>
                          <a:ext cx="6523714" cy="6379212"/>
                          <a:chOff x="342892" y="-142875"/>
                          <a:chExt cx="6525548" cy="5791260"/>
                        </a:xfrm>
                      </wpg:grpSpPr>
                      <wpg:grpSp>
                        <wpg:cNvPr id="11" name="Group 11"/>
                        <wpg:cNvGrpSpPr/>
                        <wpg:grpSpPr>
                          <a:xfrm>
                            <a:off x="342892" y="-142875"/>
                            <a:ext cx="6068554" cy="5791260"/>
                            <a:chOff x="-104783" y="-1714500"/>
                            <a:chExt cx="6068554" cy="5791260"/>
                          </a:xfrm>
                        </wpg:grpSpPr>
                        <pic:pic xmlns:pic="http://schemas.openxmlformats.org/drawingml/2006/picture">
                          <pic:nvPicPr>
                            <pic:cNvPr id="8" name="Picture 8" descr="C:\Users\npescetelli\Desktop\contrast_predicts_accuracy.jp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66691" y="-1714500"/>
                              <a:ext cx="3366000" cy="2520000"/>
                            </a:xfrm>
                            <a:prstGeom prst="rect">
                              <a:avLst/>
                            </a:prstGeom>
                            <a:noFill/>
                            <a:ln>
                              <a:noFill/>
                            </a:ln>
                          </pic:spPr>
                        </pic:pic>
                        <wpg:grpSp>
                          <wpg:cNvPr id="7" name="Group 7"/>
                          <wpg:cNvGrpSpPr/>
                          <wpg:grpSpPr>
                            <a:xfrm>
                              <a:off x="-104783" y="685800"/>
                              <a:ext cx="6068554" cy="3390960"/>
                              <a:chOff x="-104783" y="-76200"/>
                              <a:chExt cx="6068554" cy="3390960"/>
                            </a:xfrm>
                          </wpg:grpSpPr>
                          <pic:pic xmlns:pic="http://schemas.openxmlformats.org/drawingml/2006/picture">
                            <pic:nvPicPr>
                              <pic:cNvPr id="3" name="Picture 3" descr="C:\Users\npescetelli\Desktop\rt_visibility.jpg"/>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104783" y="-76200"/>
                                <a:ext cx="3366000" cy="2520000"/>
                              </a:xfrm>
                              <a:prstGeom prst="rect">
                                <a:avLst/>
                              </a:prstGeom>
                              <a:noFill/>
                              <a:ln>
                                <a:noFill/>
                              </a:ln>
                            </pic:spPr>
                          </pic:pic>
                          <wps:wsp>
                            <wps:cNvPr id="217" name="Text Box 2"/>
                            <wps:cNvSpPr txBox="1">
                              <a:spLocks noChangeArrowheads="1"/>
                            </wps:cNvSpPr>
                            <wps:spPr bwMode="auto">
                              <a:xfrm>
                                <a:off x="380552" y="2217731"/>
                                <a:ext cx="5583219" cy="1097029"/>
                              </a:xfrm>
                              <a:prstGeom prst="rect">
                                <a:avLst/>
                              </a:prstGeom>
                              <a:solidFill>
                                <a:srgbClr val="FFFFFF"/>
                              </a:solidFill>
                              <a:ln w="9525">
                                <a:noFill/>
                                <a:miter lim="800000"/>
                                <a:headEnd/>
                                <a:tailEnd/>
                              </a:ln>
                            </wps:spPr>
                            <wps:txbx>
                              <w:txbxContent>
                                <w:p w:rsidR="0061232E" w:rsidRDefault="0061232E" w:rsidP="0061232E">
                                  <w:proofErr w:type="gramStart"/>
                                  <w:r w:rsidRPr="00FD17E0">
                                    <w:rPr>
                                      <w:b/>
                                    </w:rPr>
                                    <w:t>Figure 3.</w:t>
                                  </w:r>
                                  <w:proofErr w:type="gramEnd"/>
                                  <w:r>
                                    <w:t xml:space="preserve"> Top-left: accuracy as a function of contrast. Top-right: accuracy as a function of visibility. Bottom-left: RT as a function of visibility</w:t>
                                  </w:r>
                                  <w:r w:rsidR="006C6ED6">
                                    <w:t>. The first two graphs represent z-scores calculated within subjects. This was done in order to account for the different threshold levels that participants might have had. ANOVA performed on raw scores did not yield significant results although it did if performed on z-scores.</w:t>
                                  </w:r>
                                </w:p>
                              </w:txbxContent>
                            </wps:txbx>
                            <wps:bodyPr rot="0" vert="horz" wrap="square" lIns="91440" tIns="45720" rIns="91440" bIns="45720" anchor="t" anchorCtr="0">
                              <a:spAutoFit/>
                            </wps:bodyPr>
                          </wps:wsp>
                        </wpg:grpSp>
                      </wpg:grpSp>
                      <pic:pic xmlns:pic="http://schemas.openxmlformats.org/drawingml/2006/picture">
                        <pic:nvPicPr>
                          <pic:cNvPr id="12" name="Picture 12" descr="C:\Users\npescetelli\Desktop\visibility_predicts_accuracy.jpg"/>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3502440" y="-123825"/>
                            <a:ext cx="3366000" cy="2520000"/>
                          </a:xfrm>
                          <a:prstGeom prst="rect">
                            <a:avLst/>
                          </a:prstGeom>
                          <a:noFill/>
                          <a:ln>
                            <a:noFill/>
                          </a:ln>
                        </pic:spPr>
                      </pic:pic>
                    </wpg:wgp>
                  </a:graphicData>
                </a:graphic>
              </wp:inline>
            </w:drawing>
          </mc:Choice>
          <mc:Fallback>
            <w:pict>
              <v:group id="Group 13" o:spid="_x0000_s1032" style="width:513.7pt;height:502.3pt;mso-position-horizontal-relative:char;mso-position-vertical-relative:line" coordorigin="3428,-1428" coordsize="65255,5791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P//ZUEsDBAoAAAAAAAAAIQD+PB2a9kEA&#10;APZBAAAVAAAAZHJzL21lZGlhL2ltYWdlMi5qcGVn/9j/4AAQSkZJRgABAQAAAQABAAD/2wBDAAgG&#10;BgcGBQgHBwcJCQgKDBQNDAsLDBkSEw8UHRofHh0aHBwgJC4nICIsIxwcKDcpLDAxNDQ0Hyc5PTgy&#10;PC4zNDL/2wBDAQkJCQwLDBgNDRgyIRwhMjIyMjIyMjIyMjIyMjIyMjIyMjIyMjIyMjIyMjIyMjIy&#10;MjIyMjIyMjIyMjIyMjIyMjL/wAARCAGkAjE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9lQSwMECgAAAAAAAAAh&#10;AGkg7ETVPAAA1TwAABUAAABkcnMvbWVkaWEvaW1hZ2UxLmpwZWf/2P/gABBKRklGAAEBAAABAAEA&#10;AP/bAEMACAYGBwYFCAcHBwkJCAoMFA0MCwsMGRITDxQdGh8eHRocHCAkLicgIiwjHBwoNyksMDE0&#10;NDQfJzk9ODI8LjM0Mv/bAEMBCQkJDAsMGA0NGDIhHCEyMjIyMjIyMjIyMjIyMjIyMjIyMjIyMjIy&#10;MjIyMjIyMjIyMjIyMjIyMjIyMjIyMjIyMv/AABEIAaQCM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">
                <v:group id="Group 11" o:spid="_x0000_s1033" style="position:absolute;left:3428;top:-1428;width:60686;height:57911" coordorigin="-1047,-17145" coordsize="60685,579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shape id="Picture 8" o:spid="_x0000_s1034" type="#_x0000_t75" style="position:absolute;left:-666;top:-17145;width:33659;height:252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YYy+AAAA2gAAAA8AAABkcnMvZG93bnJldi54bWxET82KwjAQvi/4DmEEb2uqiCvVtMguonha&#10;qw8wNGNbbCa1ibZ9e3MQPH58/5u0N7V4Uusqywpm0wgEcW51xYWCy3n3vQLhPLLG2jIpGMhBmoy+&#10;Nhhr2/GJnpkvRAhhF6OC0vsmltLlJRl0U9sQB+5qW4M+wLaQusUuhJtazqNoKQ1WHBpKbOi3pPyW&#10;PYyCv8Vs2cmfe33ijB/9fjUMx/9Mqcm4365BeOr9R/x2H7SCsDVcCTdAJi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Pw+YYy+AAAA2gAAAA8AAAAAAAAAAAAAAAAAnwIAAGRy&#10;cy9kb3ducmV2LnhtbFBLBQYAAAAABAAEAPcAAACKAwAAAAA=&#10;">
                    <v:imagedata r:id="rId16" o:title="contrast_predicts_accuracy"/>
                    <v:path arrowok="t"/>
                  </v:shape>
                  <v:group id="Group 7" o:spid="_x0000_s1035" style="position:absolute;left:-1047;top:6858;width:60684;height:33909" coordorigin="-1047,-762" coordsize="60685,339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shape id="Picture 3" o:spid="_x0000_s1036" type="#_x0000_t75" style="position:absolute;left:-1047;top:-762;width:33659;height:252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ARxLBAAAA2gAAAA8AAABkcnMvZG93bnJldi54bWxEj0FrwkAUhO+F/oflFbzV3ahIia4igsVb&#10;MdqDt0f2mYRk34bdbZL++26h0OMwM98w2/1kOzGQD41jDdlcgSAunWm40nC7nl7fQISIbLBzTBq+&#10;KcB+9/y0xdy4kS80FLESCcIhRw11jH0uZShrshjmridO3sN5izFJX0njcUxw28mFUmtpseG0UGNP&#10;x5rKtviyGtqPZuXO5j1jf1eLoghZi5+d1rOX6bABEWmK/+G/9tloWMLvlXQD5O4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AARxLBAAAA2gAAAA8AAAAAAAAAAAAAAAAAnwIA&#10;AGRycy9kb3ducmV2LnhtbFBLBQYAAAAABAAEAPcAAACNAwAAAAA=&#10;">
                      <v:imagedata r:id="rId17" o:title="rt_visibility"/>
                      <v:path arrowok="t"/>
                    </v:shape>
                    <v:shape id="Text Box 2" o:spid="_x0000_s1037" type="#_x0000_t202" style="position:absolute;left:3805;top:22177;width:55832;height:109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4mMMA&#10;AADcAAAADwAAAGRycy9kb3ducmV2LnhtbESPS4vCMBSF98L8h3AH3GlaQR2qUWRAEHExPhazvDTX&#10;pra56TRR67+fCILLw3l8nPmys7W4UetLxwrSYQKCOHe65ELB6bgefIHwAVlj7ZgUPMjDcvHRm2Om&#10;3Z33dDuEQsQR9hkqMCE0mZQ+N2TRD11DHL2zay2GKNtC6hbvcdzWcpQkE2mx5Egw2NC3obw6XG2E&#10;7Hx+3bu/S7qr5K+pJjj+MVul+p/dagYiUBfe4Vd7oxWM0ik8z8Qj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84mMMAAADcAAAADwAAAAAAAAAAAAAAAACYAgAAZHJzL2Rv&#10;d25yZXYueG1sUEsFBgAAAAAEAAQA9QAAAIgDAAAAAA==&#10;" stroked="f">
                      <v:textbox style="mso-fit-shape-to-text:t">
                        <w:txbxContent>
                          <w:p w:rsidR="0061232E" w:rsidRDefault="0061232E" w:rsidP="0061232E">
                            <w:proofErr w:type="gramStart"/>
                            <w:r w:rsidRPr="00FD17E0">
                              <w:rPr>
                                <w:b/>
                              </w:rPr>
                              <w:t>Figure 3.</w:t>
                            </w:r>
                            <w:proofErr w:type="gramEnd"/>
                            <w:r>
                              <w:t xml:space="preserve"> Top-left: accuracy as a function of contrast. Top-right: accuracy as a function of visibility. Bottom-left: RT as a function of visibility</w:t>
                            </w:r>
                            <w:r w:rsidR="006C6ED6">
                              <w:t>. The first two graphs represent z-scores calculated within subjects. This was done in order to account for the different threshold levels that participants might have had. ANOVA performed on raw scores did not yield significant results although it did if performed on z-scores.</w:t>
                            </w:r>
                          </w:p>
                        </w:txbxContent>
                      </v:textbox>
                    </v:shape>
                  </v:group>
                </v:group>
                <v:shape id="Picture 12" o:spid="_x0000_s1038" type="#_x0000_t75" style="position:absolute;left:35024;top:-1238;width:33660;height:251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tw33BAAAA2wAAAA8AAABkcnMvZG93bnJldi54bWxET02LwjAQvQv+hzCCN00VXJauUaQgCHuq&#10;uq7HoRmbajMpTVbjvzcLC3ubx/uc5TraVtyp941jBbNpBoK4crrhWsHxsJ28g/ABWWPrmBQ8ycN6&#10;NRwsMdfuwSXd96EWKYR9jgpMCF0upa8MWfRT1xEn7uJ6iyHBvpa6x0cKt62cZ9mbtNhwajDYUWGo&#10;uu1/rIJbcT5fi9N3PH0dF2XcfpbPKxqlxqO4+QARKIZ/8Z97p9P8Ofz+kg6Qqx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Ktw33BAAAA2wAAAA8AAAAAAAAAAAAAAAAAnwIA&#10;AGRycy9kb3ducmV2LnhtbFBLBQYAAAAABAAEAPcAAACNAwAAAAA=&#10;">
                  <v:imagedata r:id="rId18" o:title="visibility_predicts_accuracy"/>
                  <v:path arrowok="t"/>
                </v:shape>
                <w10:anchorlock/>
              </v:group>
            </w:pict>
          </mc:Fallback>
        </mc:AlternateContent>
      </w:r>
      <w:commentRangeEnd w:id="402"/>
      <w:r w:rsidR="00042E27">
        <w:rPr>
          <w:rStyle w:val="CommentReference"/>
        </w:rPr>
        <w:commentReference w:id="402"/>
      </w:r>
    </w:p>
    <w:p w:rsidR="00230647" w:rsidRPr="00230647" w:rsidRDefault="00355E5E" w:rsidP="004E2DE5">
      <w:pPr>
        <w:spacing w:line="480" w:lineRule="auto"/>
        <w:jc w:val="both"/>
        <w:rPr>
          <w:rFonts w:ascii="Arial" w:hAnsi="Arial" w:cs="Arial"/>
          <w:sz w:val="24"/>
          <w:szCs w:val="24"/>
        </w:rPr>
      </w:pPr>
      <w:r>
        <w:rPr>
          <w:rFonts w:ascii="Arial" w:hAnsi="Arial" w:cs="Arial"/>
          <w:sz w:val="24"/>
          <w:szCs w:val="24"/>
        </w:rPr>
        <w:t>ANOVA on</w:t>
      </w:r>
      <w:r w:rsidR="00230647" w:rsidRPr="00230647">
        <w:rPr>
          <w:rFonts w:ascii="Arial" w:hAnsi="Arial" w:cs="Arial"/>
          <w:sz w:val="24"/>
          <w:szCs w:val="24"/>
        </w:rPr>
        <w:t xml:space="preserve"> RT </w:t>
      </w:r>
      <w:r>
        <w:rPr>
          <w:rFonts w:ascii="Arial" w:hAnsi="Arial" w:cs="Arial"/>
          <w:sz w:val="24"/>
          <w:szCs w:val="24"/>
        </w:rPr>
        <w:t>shows that visibility has a strong effect (</w:t>
      </w:r>
      <w:proofErr w:type="gramStart"/>
      <w:r>
        <w:rPr>
          <w:rFonts w:ascii="Arial" w:hAnsi="Arial" w:cs="Arial"/>
          <w:sz w:val="24"/>
          <w:szCs w:val="24"/>
        </w:rPr>
        <w:t>F(</w:t>
      </w:r>
      <w:proofErr w:type="gramEnd"/>
      <w:r w:rsidR="00230647" w:rsidRPr="00230647">
        <w:rPr>
          <w:rFonts w:ascii="Arial" w:hAnsi="Arial" w:cs="Arial"/>
          <w:sz w:val="24"/>
          <w:szCs w:val="24"/>
        </w:rPr>
        <w:t>1</w:t>
      </w:r>
      <w:r>
        <w:rPr>
          <w:rFonts w:ascii="Arial" w:hAnsi="Arial" w:cs="Arial"/>
          <w:sz w:val="24"/>
          <w:szCs w:val="24"/>
        </w:rPr>
        <w:t>,19)=12, p&lt;</w:t>
      </w:r>
      <w:r w:rsidR="00230647" w:rsidRPr="00230647">
        <w:rPr>
          <w:rFonts w:ascii="Arial" w:hAnsi="Arial" w:cs="Arial"/>
          <w:sz w:val="24"/>
          <w:szCs w:val="24"/>
        </w:rPr>
        <w:t>.0</w:t>
      </w:r>
      <w:r>
        <w:rPr>
          <w:rFonts w:ascii="Arial" w:hAnsi="Arial" w:cs="Arial"/>
          <w:sz w:val="24"/>
          <w:szCs w:val="24"/>
        </w:rPr>
        <w:t>01</w:t>
      </w:r>
      <w:r w:rsidR="00230647" w:rsidRPr="00230647">
        <w:rPr>
          <w:rFonts w:ascii="Arial" w:hAnsi="Arial" w:cs="Arial"/>
          <w:sz w:val="24"/>
          <w:szCs w:val="24"/>
        </w:rPr>
        <w:t>)</w:t>
      </w:r>
      <w:r w:rsidR="00FD17E0">
        <w:rPr>
          <w:rFonts w:ascii="Arial" w:hAnsi="Arial" w:cs="Arial"/>
          <w:sz w:val="24"/>
          <w:szCs w:val="24"/>
        </w:rPr>
        <w:t xml:space="preserve"> (fig 3)</w:t>
      </w:r>
      <w:r w:rsidR="002F5586">
        <w:rPr>
          <w:rFonts w:ascii="Arial" w:hAnsi="Arial" w:cs="Arial"/>
          <w:sz w:val="24"/>
          <w:szCs w:val="24"/>
        </w:rPr>
        <w:t>. V</w:t>
      </w:r>
      <w:r w:rsidR="00204DA1">
        <w:rPr>
          <w:rFonts w:ascii="Arial" w:hAnsi="Arial" w:cs="Arial"/>
          <w:sz w:val="24"/>
          <w:szCs w:val="24"/>
        </w:rPr>
        <w:t xml:space="preserve">isibility 2 </w:t>
      </w:r>
      <w:r w:rsidR="002F5586">
        <w:rPr>
          <w:rFonts w:ascii="Arial" w:hAnsi="Arial" w:cs="Arial"/>
          <w:sz w:val="24"/>
          <w:szCs w:val="24"/>
        </w:rPr>
        <w:t xml:space="preserve">gave rise to slowest RT, thus </w:t>
      </w:r>
      <w:r w:rsidR="00204DA1">
        <w:rPr>
          <w:rFonts w:ascii="Arial" w:hAnsi="Arial" w:cs="Arial"/>
          <w:sz w:val="24"/>
          <w:szCs w:val="24"/>
        </w:rPr>
        <w:t xml:space="preserve">probably </w:t>
      </w:r>
      <w:r w:rsidR="002F5586">
        <w:rPr>
          <w:rFonts w:ascii="Arial" w:hAnsi="Arial" w:cs="Arial"/>
          <w:sz w:val="24"/>
          <w:szCs w:val="24"/>
        </w:rPr>
        <w:t>indicating t</w:t>
      </w:r>
      <w:r w:rsidR="00204DA1">
        <w:rPr>
          <w:rFonts w:ascii="Arial" w:hAnsi="Arial" w:cs="Arial"/>
          <w:sz w:val="24"/>
          <w:szCs w:val="24"/>
        </w:rPr>
        <w:t>he maximum level of uncertainty</w:t>
      </w:r>
      <w:r>
        <w:rPr>
          <w:rFonts w:ascii="Arial" w:hAnsi="Arial" w:cs="Arial"/>
          <w:sz w:val="24"/>
          <w:szCs w:val="24"/>
        </w:rPr>
        <w:t>.</w:t>
      </w:r>
      <w:r w:rsidR="00230647" w:rsidRPr="00230647">
        <w:rPr>
          <w:rFonts w:ascii="Arial" w:hAnsi="Arial" w:cs="Arial"/>
          <w:sz w:val="24"/>
          <w:szCs w:val="24"/>
        </w:rPr>
        <w:t xml:space="preserve"> </w:t>
      </w:r>
      <w:r>
        <w:rPr>
          <w:rFonts w:ascii="Arial" w:hAnsi="Arial" w:cs="Arial"/>
          <w:sz w:val="24"/>
          <w:szCs w:val="24"/>
        </w:rPr>
        <w:t>A 2-way</w:t>
      </w:r>
      <w:r w:rsidR="00230647" w:rsidRPr="00230647">
        <w:rPr>
          <w:rFonts w:ascii="Arial" w:hAnsi="Arial" w:cs="Arial"/>
          <w:sz w:val="24"/>
          <w:szCs w:val="24"/>
        </w:rPr>
        <w:t xml:space="preserve"> ANOVA </w:t>
      </w:r>
      <w:r w:rsidR="00204DA1">
        <w:rPr>
          <w:rFonts w:ascii="Arial" w:hAnsi="Arial" w:cs="Arial"/>
          <w:sz w:val="24"/>
          <w:szCs w:val="24"/>
        </w:rPr>
        <w:t xml:space="preserve">showed </w:t>
      </w:r>
      <w:r>
        <w:rPr>
          <w:rFonts w:ascii="Arial" w:hAnsi="Arial" w:cs="Arial"/>
          <w:sz w:val="24"/>
          <w:szCs w:val="24"/>
        </w:rPr>
        <w:t xml:space="preserve">a strong effect of </w:t>
      </w:r>
      <w:r w:rsidR="00230647" w:rsidRPr="00230647">
        <w:rPr>
          <w:rFonts w:ascii="Arial" w:hAnsi="Arial" w:cs="Arial"/>
          <w:sz w:val="24"/>
          <w:szCs w:val="24"/>
        </w:rPr>
        <w:t>contrast</w:t>
      </w:r>
      <w:r w:rsidR="00100E7F">
        <w:rPr>
          <w:rFonts w:ascii="Arial" w:hAnsi="Arial" w:cs="Arial"/>
          <w:sz w:val="24"/>
          <w:szCs w:val="24"/>
        </w:rPr>
        <w:t xml:space="preserve"> (</w:t>
      </w:r>
      <w:proofErr w:type="gramStart"/>
      <w:r w:rsidR="00100E7F">
        <w:rPr>
          <w:rFonts w:ascii="Arial" w:hAnsi="Arial" w:cs="Arial"/>
          <w:sz w:val="24"/>
          <w:szCs w:val="24"/>
        </w:rPr>
        <w:t>F(</w:t>
      </w:r>
      <w:proofErr w:type="gramEnd"/>
      <w:r w:rsidR="00100E7F">
        <w:rPr>
          <w:rFonts w:ascii="Arial" w:hAnsi="Arial" w:cs="Arial"/>
          <w:sz w:val="24"/>
          <w:szCs w:val="24"/>
        </w:rPr>
        <w:t>1,19</w:t>
      </w:r>
      <w:r w:rsidRPr="00230647">
        <w:rPr>
          <w:rFonts w:ascii="Arial" w:hAnsi="Arial" w:cs="Arial"/>
          <w:sz w:val="24"/>
          <w:szCs w:val="24"/>
        </w:rPr>
        <w:t>)=</w:t>
      </w:r>
      <w:r w:rsidR="00100E7F">
        <w:rPr>
          <w:rFonts w:ascii="Arial" w:hAnsi="Arial" w:cs="Arial"/>
          <w:sz w:val="24"/>
          <w:szCs w:val="24"/>
        </w:rPr>
        <w:t>97.83</w:t>
      </w:r>
      <w:r w:rsidRPr="00230647">
        <w:rPr>
          <w:rFonts w:ascii="Arial" w:hAnsi="Arial" w:cs="Arial"/>
          <w:sz w:val="24"/>
          <w:szCs w:val="24"/>
        </w:rPr>
        <w:t>,</w:t>
      </w:r>
      <w:r>
        <w:rPr>
          <w:rFonts w:ascii="Arial" w:hAnsi="Arial" w:cs="Arial"/>
          <w:sz w:val="24"/>
          <w:szCs w:val="24"/>
        </w:rPr>
        <w:t xml:space="preserve"> p &lt; .001)</w:t>
      </w:r>
      <w:r w:rsidR="00230647" w:rsidRPr="00230647">
        <w:rPr>
          <w:rFonts w:ascii="Arial" w:hAnsi="Arial" w:cs="Arial"/>
          <w:sz w:val="24"/>
          <w:szCs w:val="24"/>
        </w:rPr>
        <w:t xml:space="preserve"> and orientation </w:t>
      </w:r>
      <w:r w:rsidR="00100E7F">
        <w:rPr>
          <w:rFonts w:ascii="Arial" w:hAnsi="Arial" w:cs="Arial"/>
          <w:sz w:val="24"/>
          <w:szCs w:val="24"/>
        </w:rPr>
        <w:t>(F(1,19</w:t>
      </w:r>
      <w:r w:rsidR="00100E7F" w:rsidRPr="00230647">
        <w:rPr>
          <w:rFonts w:ascii="Arial" w:hAnsi="Arial" w:cs="Arial"/>
          <w:sz w:val="24"/>
          <w:szCs w:val="24"/>
        </w:rPr>
        <w:t>)=</w:t>
      </w:r>
      <w:r w:rsidR="00100E7F">
        <w:rPr>
          <w:rFonts w:ascii="Arial" w:hAnsi="Arial" w:cs="Arial"/>
          <w:sz w:val="24"/>
          <w:szCs w:val="24"/>
        </w:rPr>
        <w:t>3.63</w:t>
      </w:r>
      <w:r w:rsidR="00100E7F" w:rsidRPr="00230647">
        <w:rPr>
          <w:rFonts w:ascii="Arial" w:hAnsi="Arial" w:cs="Arial"/>
          <w:sz w:val="24"/>
          <w:szCs w:val="24"/>
        </w:rPr>
        <w:t>,</w:t>
      </w:r>
      <w:r w:rsidR="00100E7F">
        <w:rPr>
          <w:rFonts w:ascii="Arial" w:hAnsi="Arial" w:cs="Arial"/>
          <w:sz w:val="24"/>
          <w:szCs w:val="24"/>
        </w:rPr>
        <w:t xml:space="preserve"> p &lt; .01) </w:t>
      </w:r>
      <w:r>
        <w:rPr>
          <w:rFonts w:ascii="Arial" w:hAnsi="Arial" w:cs="Arial"/>
          <w:sz w:val="24"/>
          <w:szCs w:val="24"/>
        </w:rPr>
        <w:t xml:space="preserve">on visibility </w:t>
      </w:r>
      <w:r w:rsidR="00230647" w:rsidRPr="00230647">
        <w:rPr>
          <w:rFonts w:ascii="Arial" w:hAnsi="Arial" w:cs="Arial"/>
          <w:sz w:val="24"/>
          <w:szCs w:val="24"/>
        </w:rPr>
        <w:t xml:space="preserve">and a </w:t>
      </w:r>
      <w:r w:rsidR="00100E7F">
        <w:rPr>
          <w:rFonts w:ascii="Arial" w:hAnsi="Arial" w:cs="Arial"/>
          <w:sz w:val="24"/>
          <w:szCs w:val="24"/>
        </w:rPr>
        <w:t xml:space="preserve">marginally </w:t>
      </w:r>
      <w:r w:rsidR="00230647" w:rsidRPr="00230647">
        <w:rPr>
          <w:rFonts w:ascii="Arial" w:hAnsi="Arial" w:cs="Arial"/>
          <w:sz w:val="24"/>
          <w:szCs w:val="24"/>
        </w:rPr>
        <w:t>significant interaction between the two (F(</w:t>
      </w:r>
      <w:r w:rsidR="00100E7F">
        <w:rPr>
          <w:rFonts w:ascii="Arial" w:hAnsi="Arial" w:cs="Arial"/>
          <w:sz w:val="24"/>
          <w:szCs w:val="24"/>
        </w:rPr>
        <w:t>2,19</w:t>
      </w:r>
      <w:r w:rsidR="00230647" w:rsidRPr="00230647">
        <w:rPr>
          <w:rFonts w:ascii="Arial" w:hAnsi="Arial" w:cs="Arial"/>
          <w:sz w:val="24"/>
          <w:szCs w:val="24"/>
        </w:rPr>
        <w:t>)=</w:t>
      </w:r>
      <w:r w:rsidR="00100E7F">
        <w:rPr>
          <w:rFonts w:ascii="Arial" w:hAnsi="Arial" w:cs="Arial"/>
          <w:sz w:val="24"/>
          <w:szCs w:val="24"/>
        </w:rPr>
        <w:t>1.52</w:t>
      </w:r>
      <w:r w:rsidR="00230647" w:rsidRPr="00230647">
        <w:rPr>
          <w:rFonts w:ascii="Arial" w:hAnsi="Arial" w:cs="Arial"/>
          <w:sz w:val="24"/>
          <w:szCs w:val="24"/>
        </w:rPr>
        <w:t>, p=</w:t>
      </w:r>
      <w:r w:rsidR="00100E7F">
        <w:rPr>
          <w:rFonts w:ascii="Arial" w:hAnsi="Arial" w:cs="Arial"/>
          <w:sz w:val="24"/>
          <w:szCs w:val="24"/>
        </w:rPr>
        <w:t>.09</w:t>
      </w:r>
      <w:r w:rsidR="00230647" w:rsidRPr="00230647">
        <w:rPr>
          <w:rFonts w:ascii="Arial" w:hAnsi="Arial" w:cs="Arial"/>
          <w:sz w:val="24"/>
          <w:szCs w:val="24"/>
        </w:rPr>
        <w:t>)</w:t>
      </w:r>
      <w:r w:rsidR="00E87966">
        <w:rPr>
          <w:rFonts w:ascii="Arial" w:hAnsi="Arial" w:cs="Arial"/>
          <w:sz w:val="24"/>
          <w:szCs w:val="24"/>
        </w:rPr>
        <w:t>. Overall these results suggest</w:t>
      </w:r>
      <w:r w:rsidR="00230647" w:rsidRPr="00230647">
        <w:rPr>
          <w:rFonts w:ascii="Arial" w:hAnsi="Arial" w:cs="Arial"/>
          <w:sz w:val="24"/>
          <w:szCs w:val="24"/>
        </w:rPr>
        <w:t xml:space="preserve"> that visibility reports were reliable predictors of objective performance, but were also influenced by orientation. </w:t>
      </w:r>
    </w:p>
    <w:p w:rsidR="00230647" w:rsidRDefault="00230647" w:rsidP="00230647">
      <w:pPr>
        <w:pStyle w:val="Heading2"/>
        <w:spacing w:before="0" w:after="200" w:line="480" w:lineRule="auto"/>
        <w:rPr>
          <w:rFonts w:ascii="Arial" w:hAnsi="Arial" w:cs="Arial"/>
          <w:color w:val="auto"/>
          <w:sz w:val="28"/>
          <w:szCs w:val="24"/>
        </w:rPr>
      </w:pPr>
      <w:bookmarkStart w:id="403" w:name="_Toc358212065"/>
      <w:bookmarkStart w:id="404" w:name="_Toc358212093"/>
      <w:bookmarkStart w:id="405" w:name="_Toc358234289"/>
      <w:del w:id="406" w:author="Tiziana" w:date="2014-10-29T10:07:00Z">
        <w:r w:rsidRPr="00230647" w:rsidDel="007B4313">
          <w:rPr>
            <w:rFonts w:ascii="Arial" w:hAnsi="Arial" w:cs="Arial"/>
            <w:color w:val="auto"/>
            <w:sz w:val="28"/>
            <w:szCs w:val="24"/>
          </w:rPr>
          <w:lastRenderedPageBreak/>
          <w:delText xml:space="preserve">MEG results: </w:delText>
        </w:r>
      </w:del>
      <w:r w:rsidRPr="00230647">
        <w:rPr>
          <w:rFonts w:ascii="Arial" w:hAnsi="Arial" w:cs="Arial"/>
          <w:color w:val="auto"/>
          <w:sz w:val="28"/>
          <w:szCs w:val="24"/>
        </w:rPr>
        <w:t>Event Related Fields</w:t>
      </w:r>
      <w:bookmarkEnd w:id="403"/>
      <w:bookmarkEnd w:id="404"/>
      <w:bookmarkEnd w:id="405"/>
    </w:p>
    <w:p w:rsidR="00CE6F50" w:rsidRPr="00CE6F50" w:rsidRDefault="00CE6F50" w:rsidP="00CE6F50">
      <w:pPr>
        <w:spacing w:line="480" w:lineRule="auto"/>
        <w:rPr>
          <w:rFonts w:ascii="Arial" w:hAnsi="Arial" w:cs="Arial"/>
          <w:sz w:val="24"/>
        </w:rPr>
      </w:pPr>
      <w:commentRangeStart w:id="407"/>
      <w:r>
        <w:rPr>
          <w:rFonts w:ascii="Arial" w:hAnsi="Arial" w:cs="Arial"/>
          <w:sz w:val="24"/>
        </w:rPr>
        <w:t>Event-related fields (ERFs) were computed within subject for different conditions of interest and different time windows. Results were then averaged across subjects</w:t>
      </w:r>
      <w:r w:rsidR="00002311">
        <w:rPr>
          <w:rFonts w:ascii="Arial" w:hAnsi="Arial" w:cs="Arial"/>
          <w:sz w:val="24"/>
        </w:rPr>
        <w:t xml:space="preserve"> and analysed. </w:t>
      </w:r>
      <w:r w:rsidR="00502748">
        <w:rPr>
          <w:rFonts w:ascii="Arial" w:hAnsi="Arial" w:cs="Arial"/>
          <w:sz w:val="24"/>
        </w:rPr>
        <w:t>M</w:t>
      </w:r>
      <w:r w:rsidR="00002311">
        <w:rPr>
          <w:rFonts w:ascii="Arial" w:hAnsi="Arial" w:cs="Arial"/>
          <w:sz w:val="24"/>
        </w:rPr>
        <w:t xml:space="preserve">ain comparisons were done </w:t>
      </w:r>
      <w:r w:rsidR="00502748">
        <w:rPr>
          <w:rFonts w:ascii="Arial" w:hAnsi="Arial" w:cs="Arial"/>
          <w:sz w:val="24"/>
        </w:rPr>
        <w:t>on simple contrasts:</w:t>
      </w:r>
      <w:r w:rsidR="00002311">
        <w:rPr>
          <w:rFonts w:ascii="Arial" w:hAnsi="Arial" w:cs="Arial"/>
          <w:sz w:val="24"/>
        </w:rPr>
        <w:t xml:space="preserve"> target orientation (fig 4), present/absent, visibility (4 levels), seen/unseen, visibility on present trials only (4 levels), seen/unseen on present trials only, correct/incorrect response</w:t>
      </w:r>
      <w:r w:rsidR="00502748">
        <w:rPr>
          <w:rFonts w:ascii="Arial" w:hAnsi="Arial" w:cs="Arial"/>
          <w:sz w:val="24"/>
        </w:rPr>
        <w:t xml:space="preserve">, response button, </w:t>
      </w:r>
      <w:r w:rsidR="00002311">
        <w:rPr>
          <w:rFonts w:ascii="Arial" w:hAnsi="Arial" w:cs="Arial"/>
          <w:sz w:val="24"/>
        </w:rPr>
        <w:t>tilt</w:t>
      </w:r>
      <w:r w:rsidR="00502748">
        <w:rPr>
          <w:rFonts w:ascii="Arial" w:hAnsi="Arial" w:cs="Arial"/>
          <w:sz w:val="24"/>
        </w:rPr>
        <w:t>, target contrast (4 levels), target spatial frequency</w:t>
      </w:r>
      <w:r w:rsidR="00002311">
        <w:rPr>
          <w:rFonts w:ascii="Arial" w:hAnsi="Arial" w:cs="Arial"/>
          <w:sz w:val="24"/>
        </w:rPr>
        <w:t>.</w:t>
      </w:r>
      <w:r w:rsidR="00502748">
        <w:rPr>
          <w:rFonts w:ascii="Arial" w:hAnsi="Arial" w:cs="Arial"/>
          <w:sz w:val="24"/>
        </w:rPr>
        <w:t xml:space="preserve"> </w:t>
      </w:r>
      <w:r w:rsidR="006C278C">
        <w:rPr>
          <w:rFonts w:ascii="Arial" w:hAnsi="Arial" w:cs="Arial"/>
          <w:sz w:val="24"/>
        </w:rPr>
        <w:t xml:space="preserve">In case of binary comparisons a </w:t>
      </w:r>
      <w:proofErr w:type="spellStart"/>
      <w:r w:rsidR="006C278C">
        <w:rPr>
          <w:rFonts w:ascii="Arial" w:hAnsi="Arial" w:cs="Arial"/>
          <w:sz w:val="24"/>
        </w:rPr>
        <w:t>ranksum</w:t>
      </w:r>
      <w:proofErr w:type="spellEnd"/>
      <w:r w:rsidR="006C278C">
        <w:rPr>
          <w:rFonts w:ascii="Arial" w:hAnsi="Arial" w:cs="Arial"/>
          <w:sz w:val="24"/>
        </w:rPr>
        <w:t xml:space="preserve"> test was done on each time point of the hypothesis that the two distributions come from distributions with equal medians. </w:t>
      </w:r>
      <w:commentRangeEnd w:id="407"/>
      <w:r w:rsidR="007B4313">
        <w:rPr>
          <w:rStyle w:val="CommentReference"/>
        </w:rPr>
        <w:commentReference w:id="407"/>
      </w:r>
      <w:r w:rsidR="006C278C" w:rsidRPr="007B4313">
        <w:rPr>
          <w:rFonts w:ascii="Arial" w:hAnsi="Arial" w:cs="Arial"/>
          <w:strike/>
          <w:sz w:val="24"/>
          <w:rPrChange w:id="408" w:author="Tiziana" w:date="2014-10-29T10:09:00Z">
            <w:rPr>
              <w:rFonts w:ascii="Arial" w:hAnsi="Arial" w:cs="Arial"/>
              <w:sz w:val="24"/>
            </w:rPr>
          </w:rPrChange>
        </w:rPr>
        <w:t xml:space="preserve">However the problem of multiple comparisons has not been addressed yet. </w:t>
      </w:r>
      <w:r w:rsidR="00502748">
        <w:rPr>
          <w:rFonts w:ascii="Arial" w:hAnsi="Arial" w:cs="Arial"/>
          <w:sz w:val="24"/>
        </w:rPr>
        <w:t>Other comparisons were done to show interaction effects among main conditions of interest</w:t>
      </w:r>
      <w:r w:rsidR="006C278C">
        <w:rPr>
          <w:rFonts w:ascii="Arial" w:hAnsi="Arial" w:cs="Arial"/>
          <w:sz w:val="24"/>
        </w:rPr>
        <w:t xml:space="preserve">. </w:t>
      </w:r>
      <w:ins w:id="409" w:author="Tiziana" w:date="2014-10-29T10:07:00Z">
        <w:r w:rsidR="007B4313">
          <w:rPr>
            <w:rFonts w:ascii="Arial" w:hAnsi="Arial" w:cs="Arial"/>
            <w:sz w:val="24"/>
          </w:rPr>
          <w:t>, ANOVAs were performed</w:t>
        </w:r>
        <w:r w:rsidR="007B4313" w:rsidDel="007B4313">
          <w:rPr>
            <w:rFonts w:ascii="Arial" w:hAnsi="Arial" w:cs="Arial"/>
            <w:sz w:val="24"/>
          </w:rPr>
          <w:t xml:space="preserve"> </w:t>
        </w:r>
      </w:ins>
      <w:del w:id="410" w:author="Tiziana" w:date="2014-10-29T10:07:00Z">
        <w:r w:rsidR="004A396E" w:rsidDel="007B4313">
          <w:rPr>
            <w:rFonts w:ascii="Arial" w:hAnsi="Arial" w:cs="Arial"/>
            <w:sz w:val="24"/>
          </w:rPr>
          <w:delText xml:space="preserve">In order </w:delText>
        </w:r>
      </w:del>
      <w:r w:rsidR="004A396E">
        <w:rPr>
          <w:rFonts w:ascii="Arial" w:hAnsi="Arial" w:cs="Arial"/>
          <w:sz w:val="24"/>
        </w:rPr>
        <w:t>to test for interactions</w:t>
      </w:r>
      <w:ins w:id="411" w:author="Tiziana" w:date="2014-10-29T10:07:00Z">
        <w:r w:rsidR="007B4313">
          <w:rPr>
            <w:rFonts w:ascii="Arial" w:hAnsi="Arial" w:cs="Arial"/>
            <w:sz w:val="24"/>
          </w:rPr>
          <w:t xml:space="preserve"> between X and X</w:t>
        </w:r>
      </w:ins>
      <w:del w:id="412" w:author="Tiziana" w:date="2014-10-29T10:07:00Z">
        <w:r w:rsidR="004A396E" w:rsidDel="007B4313">
          <w:rPr>
            <w:rFonts w:ascii="Arial" w:hAnsi="Arial" w:cs="Arial"/>
            <w:sz w:val="24"/>
          </w:rPr>
          <w:delText>, ANOVAs were performed</w:delText>
        </w:r>
      </w:del>
      <w:r w:rsidR="004A396E">
        <w:rPr>
          <w:rFonts w:ascii="Arial" w:hAnsi="Arial" w:cs="Arial"/>
          <w:sz w:val="24"/>
        </w:rPr>
        <w:t>.</w:t>
      </w:r>
    </w:p>
    <w:p w:rsidR="00CE6F50" w:rsidRDefault="00CE6F50" w:rsidP="00CE6F50">
      <w:pPr>
        <w:rPr>
          <w:b/>
        </w:rPr>
      </w:pPr>
    </w:p>
    <w:p w:rsidR="00CE6F50" w:rsidRPr="00E27FF9" w:rsidRDefault="00CE6F50" w:rsidP="00E27FF9">
      <w:pPr>
        <w:rPr>
          <w:b/>
        </w:rPr>
      </w:pPr>
      <w:commentRangeStart w:id="413"/>
      <w:r>
        <w:rPr>
          <w:rFonts w:ascii="Arial" w:hAnsi="Arial" w:cs="Arial"/>
          <w:noProof/>
          <w:sz w:val="28"/>
          <w:szCs w:val="24"/>
          <w:lang w:val="it-IT" w:eastAsia="it-IT"/>
        </w:rPr>
        <mc:AlternateContent>
          <mc:Choice Requires="wpg">
            <w:drawing>
              <wp:inline distT="0" distB="0" distL="0" distR="0" wp14:anchorId="67090F3D" wp14:editId="619A8F58">
                <wp:extent cx="6120130" cy="4466591"/>
                <wp:effectExtent l="0" t="0" r="0" b="0"/>
                <wp:docPr id="14" name="Group 14"/>
                <wp:cNvGraphicFramePr/>
                <a:graphic xmlns:a="http://schemas.openxmlformats.org/drawingml/2006/main">
                  <a:graphicData uri="http://schemas.microsoft.com/office/word/2010/wordprocessingGroup">
                    <wpg:wgp>
                      <wpg:cNvGrpSpPr/>
                      <wpg:grpSpPr>
                        <a:xfrm>
                          <a:off x="0" y="0"/>
                          <a:ext cx="6120130" cy="4466591"/>
                          <a:chOff x="0" y="0"/>
                          <a:chExt cx="6120130" cy="4466591"/>
                        </a:xfrm>
                      </wpg:grpSpPr>
                      <pic:pic xmlns:pic="http://schemas.openxmlformats.org/drawingml/2006/picture">
                        <pic:nvPicPr>
                          <pic:cNvPr id="9" name="Picture 9" descr="F:\Paris\images_acrossSubjs\toposmag_across_targetOrient.jpg"/>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3293110"/>
                          </a:xfrm>
                          <a:prstGeom prst="rect">
                            <a:avLst/>
                          </a:prstGeom>
                          <a:noFill/>
                          <a:ln>
                            <a:noFill/>
                          </a:ln>
                        </pic:spPr>
                      </pic:pic>
                      <wps:wsp>
                        <wps:cNvPr id="10" name="Text Box 2"/>
                        <wps:cNvSpPr txBox="1">
                          <a:spLocks noChangeArrowheads="1"/>
                        </wps:cNvSpPr>
                        <wps:spPr bwMode="auto">
                          <a:xfrm>
                            <a:off x="346842" y="3258187"/>
                            <a:ext cx="5486399" cy="1208404"/>
                          </a:xfrm>
                          <a:prstGeom prst="rect">
                            <a:avLst/>
                          </a:prstGeom>
                          <a:solidFill>
                            <a:srgbClr val="FFFFFF"/>
                          </a:solidFill>
                          <a:ln w="9525">
                            <a:noFill/>
                            <a:miter lim="800000"/>
                            <a:headEnd/>
                            <a:tailEnd/>
                          </a:ln>
                        </wps:spPr>
                        <wps:txbx>
                          <w:txbxContent>
                            <w:p w:rsidR="00CE6F50" w:rsidRDefault="00CE6F50" w:rsidP="00CE6F50">
                              <w:proofErr w:type="gramStart"/>
                              <w:r w:rsidRPr="00E27FF9">
                                <w:rPr>
                                  <w:b/>
                                </w:rPr>
                                <w:t>Figure 4</w:t>
                              </w:r>
                              <w:r>
                                <w:t>.</w:t>
                              </w:r>
                              <w:proofErr w:type="gramEnd"/>
                              <w:r>
                                <w:t xml:space="preserve"> </w:t>
                              </w:r>
                              <w:proofErr w:type="gramStart"/>
                              <w:r w:rsidR="00842F05">
                                <w:t>A</w:t>
                              </w:r>
                              <w:r w:rsidR="00E27FF9" w:rsidRPr="00E27FF9">
                                <w:t>verage topographies for magnetometers for different orientations across subjects.</w:t>
                              </w:r>
                              <w:proofErr w:type="gramEnd"/>
                              <w:r w:rsidR="00E27FF9" w:rsidRPr="00E27FF9">
                                <w:t xml:space="preserve"> Rows represent the six orientations of the </w:t>
                              </w:r>
                              <w:proofErr w:type="gramStart"/>
                              <w:r w:rsidR="00E27FF9" w:rsidRPr="00E27FF9">
                                <w:t>target,</w:t>
                              </w:r>
                              <w:proofErr w:type="gramEnd"/>
                              <w:r w:rsidR="00E27FF9" w:rsidRPr="00E27FF9">
                                <w:t xml:space="preserve"> columns represent the first 500ms from target presentation. It can be seen that different orientations led to different topographies at different time points, suggesting possible sources that our classifier might have drawn upon.</w:t>
                              </w:r>
                            </w:p>
                          </w:txbxContent>
                        </wps:txbx>
                        <wps:bodyPr rot="0" vert="horz" wrap="square" lIns="91440" tIns="45720" rIns="91440" bIns="45720" anchor="t" anchorCtr="0">
                          <a:spAutoFit/>
                        </wps:bodyPr>
                      </wps:wsp>
                    </wpg:wgp>
                  </a:graphicData>
                </a:graphic>
              </wp:inline>
            </w:drawing>
          </mc:Choice>
          <mc:Fallback>
            <w:pict>
              <v:group id="Group 14" o:spid="_x0000_s1039" style="width:481.9pt;height:351.7pt;mso-position-horizontal-relative:char;mso-position-vertical-relative:line" coordsize="61201,4466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9/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">
                <v:shape id="Picture 9" o:spid="_x0000_s1040" type="#_x0000_t75" style="position:absolute;width:61201;height:329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9PoNbDAAAA2gAAAA8AAABkcnMvZG93bnJldi54bWxEj0FrwkAUhO9C/8PyCr2ZTQVtja7SipZ6&#10;KqaK12f2mYRm3y7ZNcZ/3xUKPQ4z8w0zX/amER21vras4DlJQRAXVtdcKth/b4avIHxA1thYJgU3&#10;8rBcPAzmmGl75R11eShFhLDPUEEVgsuk9EVFBn1iHXH0zrY1GKJsS6lbvEa4aeQoTSfSYM1xoUJH&#10;q4qKn/xiFJxe8o/OHd5p2++ar+Nl44r1fqzU02P/NgMRqA//4b/2p1YwhfuVeAPk4h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0+g1sMAAADaAAAADwAAAAAAAAAAAAAAAACf&#10;AgAAZHJzL2Rvd25yZXYueG1sUEsFBgAAAAAEAAQA9wAAAI8DAAAAAA==&#10;">
                  <v:imagedata r:id="rId20" o:title="toposmag_across_targetOrient"/>
                  <v:path arrowok="t"/>
                </v:shape>
                <v:shape id="Text Box 2" o:spid="_x0000_s1041" type="#_x0000_t202" style="position:absolute;left:3468;top:32581;width:54864;height:120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jn1sMA&#10;AADbAAAADwAAAGRycy9kb3ducmV2LnhtbESPTWvDMAyG74P+B6PCbovTwcrI4pRSKIzRw9r1sKOI&#10;tThLLKex22b/fjoUepPQ+/GoXE2+VxcaYxvYwCLLQRHXwbbcGDh+bZ9eQcWEbLEPTAb+KMKqmj2U&#10;WNhw5T1dDqlREsKxQAMupaHQOtaOPMYsDMRy+wmjxyTr2Gg74lXCfa+f83ypPbYsDQ4H2jiqu8PZ&#10;S8ku1ud9OP0udp3+dt0SXz7dhzGP82n9BirRlO7im/vdCr7Qyy8yg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jn1sMAAADbAAAADwAAAAAAAAAAAAAAAACYAgAAZHJzL2Rv&#10;d25yZXYueG1sUEsFBgAAAAAEAAQA9QAAAIgDAAAAAA==&#10;" stroked="f">
                  <v:textbox style="mso-fit-shape-to-text:t">
                    <w:txbxContent>
                      <w:p w:rsidR="00CE6F50" w:rsidRDefault="00CE6F50" w:rsidP="00CE6F50">
                        <w:proofErr w:type="gramStart"/>
                        <w:r w:rsidRPr="00E27FF9">
                          <w:rPr>
                            <w:b/>
                          </w:rPr>
                          <w:t>Figure 4</w:t>
                        </w:r>
                        <w:r>
                          <w:t>.</w:t>
                        </w:r>
                        <w:proofErr w:type="gramEnd"/>
                        <w:r>
                          <w:t xml:space="preserve"> </w:t>
                        </w:r>
                        <w:proofErr w:type="gramStart"/>
                        <w:r w:rsidR="00842F05">
                          <w:t>A</w:t>
                        </w:r>
                        <w:r w:rsidR="00E27FF9" w:rsidRPr="00E27FF9">
                          <w:t>verage topographies for magnetometers for different orientations across subjects.</w:t>
                        </w:r>
                        <w:proofErr w:type="gramEnd"/>
                        <w:r w:rsidR="00E27FF9" w:rsidRPr="00E27FF9">
                          <w:t xml:space="preserve"> Rows represent the six orientations of the </w:t>
                        </w:r>
                        <w:proofErr w:type="gramStart"/>
                        <w:r w:rsidR="00E27FF9" w:rsidRPr="00E27FF9">
                          <w:t>target,</w:t>
                        </w:r>
                        <w:proofErr w:type="gramEnd"/>
                        <w:r w:rsidR="00E27FF9" w:rsidRPr="00E27FF9">
                          <w:t xml:space="preserve"> columns represent the first 500ms from target presentation. It can be seen that different orientations led to different topographies at different time points, suggesting possible sources that our classifier might have drawn upon.</w:t>
                        </w:r>
                      </w:p>
                    </w:txbxContent>
                  </v:textbox>
                </v:shape>
                <w10:anchorlock/>
              </v:group>
            </w:pict>
          </mc:Fallback>
        </mc:AlternateContent>
      </w:r>
      <w:commentRangeEnd w:id="413"/>
      <w:r w:rsidR="007B4313">
        <w:rPr>
          <w:rStyle w:val="CommentReference"/>
        </w:rPr>
        <w:commentReference w:id="413"/>
      </w:r>
    </w:p>
    <w:p w:rsidR="00230647" w:rsidRPr="00230647" w:rsidRDefault="00230647" w:rsidP="00230647">
      <w:pPr>
        <w:pStyle w:val="Heading2"/>
        <w:spacing w:before="0" w:after="200" w:line="480" w:lineRule="auto"/>
        <w:rPr>
          <w:rFonts w:ascii="Arial" w:hAnsi="Arial" w:cs="Arial"/>
          <w:sz w:val="28"/>
          <w:szCs w:val="24"/>
        </w:rPr>
      </w:pPr>
      <w:bookmarkStart w:id="414" w:name="_Toc358212066"/>
      <w:bookmarkStart w:id="415" w:name="_Toc358212094"/>
      <w:bookmarkStart w:id="416" w:name="_Toc358234290"/>
      <w:r w:rsidRPr="00230647">
        <w:rPr>
          <w:rFonts w:ascii="Arial" w:hAnsi="Arial" w:cs="Arial"/>
          <w:color w:val="auto"/>
          <w:sz w:val="28"/>
          <w:szCs w:val="24"/>
        </w:rPr>
        <w:lastRenderedPageBreak/>
        <w:t>MEG results: Decoding</w:t>
      </w:r>
      <w:bookmarkEnd w:id="414"/>
      <w:bookmarkEnd w:id="415"/>
      <w:bookmarkEnd w:id="416"/>
    </w:p>
    <w:p w:rsidR="00230647" w:rsidRPr="00230647" w:rsidRDefault="00230647" w:rsidP="00230647">
      <w:pPr>
        <w:spacing w:line="480" w:lineRule="auto"/>
        <w:jc w:val="both"/>
        <w:rPr>
          <w:rFonts w:ascii="Arial" w:hAnsi="Arial" w:cs="Arial"/>
          <w:sz w:val="24"/>
          <w:szCs w:val="24"/>
        </w:rPr>
      </w:pPr>
      <w:r w:rsidRPr="00230647">
        <w:rPr>
          <w:rFonts w:ascii="Arial" w:hAnsi="Arial" w:cs="Arial"/>
          <w:sz w:val="28"/>
          <w:szCs w:val="24"/>
        </w:rPr>
        <w:tab/>
      </w:r>
      <w:r w:rsidRPr="00230647">
        <w:rPr>
          <w:rFonts w:ascii="Arial" w:hAnsi="Arial" w:cs="Arial"/>
          <w:sz w:val="24"/>
          <w:szCs w:val="24"/>
        </w:rPr>
        <w:t>A first classifier (</w:t>
      </w:r>
      <w:r w:rsidRPr="00230647">
        <w:rPr>
          <w:rFonts w:ascii="Arial" w:hAnsi="Arial" w:cs="Arial"/>
          <w:i/>
          <w:sz w:val="24"/>
          <w:szCs w:val="24"/>
        </w:rPr>
        <w:t>Orientation Classifier</w:t>
      </w:r>
      <w:r w:rsidRPr="00230647">
        <w:rPr>
          <w:rFonts w:ascii="Arial" w:hAnsi="Arial" w:cs="Arial"/>
          <w:sz w:val="24"/>
          <w:szCs w:val="24"/>
        </w:rPr>
        <w:t>) was trained on the discrimination of target orientations.</w:t>
      </w:r>
      <w:del w:id="417" w:author="Tiziana" w:date="2014-10-29T10:09:00Z">
        <w:r w:rsidRPr="00230647" w:rsidDel="007B4313">
          <w:rPr>
            <w:rFonts w:ascii="Arial" w:hAnsi="Arial" w:cs="Arial"/>
            <w:sz w:val="24"/>
            <w:szCs w:val="24"/>
          </w:rPr>
          <w:delText xml:space="preserve"> Absent trials were removed from the training sample.</w:delText>
        </w:r>
      </w:del>
      <w:r w:rsidRPr="00230647">
        <w:rPr>
          <w:rFonts w:ascii="Arial" w:hAnsi="Arial" w:cs="Arial"/>
          <w:sz w:val="24"/>
          <w:szCs w:val="24"/>
        </w:rPr>
        <w:t xml:space="preserve"> Overall </w:t>
      </w:r>
      <w:r w:rsidR="006C7A59">
        <w:rPr>
          <w:rFonts w:ascii="Arial" w:hAnsi="Arial" w:cs="Arial"/>
          <w:sz w:val="24"/>
          <w:szCs w:val="24"/>
        </w:rPr>
        <w:t xml:space="preserve">we were able to decode the orientation of a masked target as </w:t>
      </w:r>
      <w:r w:rsidRPr="00230647">
        <w:rPr>
          <w:rFonts w:ascii="Arial" w:hAnsi="Arial" w:cs="Arial"/>
          <w:sz w:val="24"/>
          <w:szCs w:val="24"/>
        </w:rPr>
        <w:t>shown in Fig 5 below:</w:t>
      </w:r>
    </w:p>
    <w:p w:rsidR="00230647" w:rsidRPr="00230647" w:rsidRDefault="00C50459" w:rsidP="00230647">
      <w:pPr>
        <w:spacing w:line="480" w:lineRule="auto"/>
        <w:jc w:val="both"/>
        <w:rPr>
          <w:rFonts w:ascii="Arial" w:hAnsi="Arial" w:cs="Arial"/>
          <w:sz w:val="28"/>
          <w:szCs w:val="24"/>
        </w:rPr>
      </w:pPr>
      <w:r>
        <w:rPr>
          <w:rFonts w:ascii="Arial" w:hAnsi="Arial" w:cs="Arial"/>
          <w:noProof/>
          <w:sz w:val="28"/>
          <w:szCs w:val="24"/>
          <w:lang w:val="it-IT" w:eastAsia="it-IT"/>
        </w:rPr>
        <mc:AlternateContent>
          <mc:Choice Requires="wpg">
            <w:drawing>
              <wp:inline distT="0" distB="0" distL="0" distR="0" wp14:anchorId="0DB2AB37" wp14:editId="1A5F1FF8">
                <wp:extent cx="6120130" cy="5836285"/>
                <wp:effectExtent l="0" t="0" r="0" b="0"/>
                <wp:docPr id="17" name="Group 17"/>
                <wp:cNvGraphicFramePr/>
                <a:graphic xmlns:a="http://schemas.openxmlformats.org/drawingml/2006/main">
                  <a:graphicData uri="http://schemas.microsoft.com/office/word/2010/wordprocessingGroup">
                    <wpg:wgp>
                      <wpg:cNvGrpSpPr/>
                      <wpg:grpSpPr>
                        <a:xfrm>
                          <a:off x="0" y="0"/>
                          <a:ext cx="6120130" cy="5836285"/>
                          <a:chOff x="0" y="0"/>
                          <a:chExt cx="6120130" cy="5836285"/>
                        </a:xfrm>
                      </wpg:grpSpPr>
                      <pic:pic xmlns:pic="http://schemas.openxmlformats.org/drawingml/2006/picture">
                        <pic:nvPicPr>
                          <pic:cNvPr id="16" name="Picture 16" descr="F:\Paris\images_acrossSubjs\SVR_targetAngle.jpg"/>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4594860"/>
                          </a:xfrm>
                          <a:prstGeom prst="rect">
                            <a:avLst/>
                          </a:prstGeom>
                          <a:noFill/>
                          <a:ln>
                            <a:noFill/>
                          </a:ln>
                        </pic:spPr>
                      </pic:pic>
                      <wps:wsp>
                        <wps:cNvPr id="298" name="Text Box 2"/>
                        <wps:cNvSpPr txBox="1">
                          <a:spLocks noChangeArrowheads="1"/>
                        </wps:cNvSpPr>
                        <wps:spPr bwMode="auto">
                          <a:xfrm>
                            <a:off x="241509" y="4948328"/>
                            <a:ext cx="5640222" cy="887957"/>
                          </a:xfrm>
                          <a:prstGeom prst="rect">
                            <a:avLst/>
                          </a:prstGeom>
                          <a:solidFill>
                            <a:srgbClr val="FFFFFF"/>
                          </a:solidFill>
                          <a:ln w="9525">
                            <a:noFill/>
                            <a:miter lim="800000"/>
                            <a:headEnd/>
                            <a:tailEnd/>
                          </a:ln>
                          <a:effectLst/>
                        </wps:spPr>
                        <wps:txbx>
                          <w:txbxContent>
                            <w:p w:rsidR="00C50459" w:rsidRPr="007744BC" w:rsidRDefault="00C50459" w:rsidP="00C50459">
                              <w:pPr>
                                <w:rPr>
                                  <w:rFonts w:ascii="Arial" w:hAnsi="Arial" w:cs="Arial"/>
                                  <w:sz w:val="18"/>
                                </w:rPr>
                              </w:pPr>
                              <w:proofErr w:type="gramStart"/>
                              <w:r w:rsidRPr="007744BC">
                                <w:rPr>
                                  <w:rFonts w:ascii="Arial" w:hAnsi="Arial" w:cs="Arial"/>
                                  <w:b/>
                                </w:rPr>
                                <w:t>Figure 5.</w:t>
                              </w:r>
                              <w:proofErr w:type="gramEnd"/>
                              <w:r w:rsidRPr="007744BC">
                                <w:rPr>
                                  <w:rFonts w:ascii="Arial" w:hAnsi="Arial" w:cs="Arial"/>
                                  <w:b/>
                                </w:rPr>
                                <w:t xml:space="preserve"> </w:t>
                              </w:r>
                              <w:proofErr w:type="gramStart"/>
                              <w:r w:rsidRPr="007744BC">
                                <w:rPr>
                                  <w:rFonts w:ascii="Arial" w:hAnsi="Arial" w:cs="Arial"/>
                                  <w:sz w:val="18"/>
                                </w:rPr>
                                <w:t>Target orientation decoding in the time-window from -300ms to 1500ms.</w:t>
                              </w:r>
                              <w:proofErr w:type="gramEnd"/>
                              <w:r w:rsidRPr="007744BC">
                                <w:rPr>
                                  <w:rFonts w:ascii="Arial" w:hAnsi="Arial" w:cs="Arial"/>
                                  <w:sz w:val="18"/>
                                </w:rPr>
                                <w:t xml:space="preserve"> Orientations were realigned. A first activation can be seen after 130ms. The probability assigned by the classifier decreases with distance from target confirming Prediction 3. A second transient activity can be seen after 270ms accompanied with symmetrical activity on both sides, suggesting probe anticipation.</w:t>
                              </w:r>
                            </w:p>
                          </w:txbxContent>
                        </wps:txbx>
                        <wps:bodyPr rot="0" vert="horz" wrap="square" lIns="91440" tIns="45720" rIns="91440" bIns="45720" anchor="t" anchorCtr="0">
                          <a:noAutofit/>
                        </wps:bodyPr>
                      </wps:wsp>
                    </wpg:wgp>
                  </a:graphicData>
                </a:graphic>
              </wp:inline>
            </w:drawing>
          </mc:Choice>
          <mc:Fallback>
            <w:pict>
              <v:group id="Group 17" o:spid="_x0000_s1042" style="width:481.9pt;height:459.55pt;mso-position-horizontal-relative:char;mso-position-vertical-relative:line" coordsize="61201,5836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f6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">
                <v:shape id="Picture 16" o:spid="_x0000_s1043" type="#_x0000_t75" style="position:absolute;width:61201;height:459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750vAAAAA2wAAAA8AAABkcnMvZG93bnJldi54bWxET0uLwjAQvgv+hzDC3jRVQUptKrIgeNgV&#10;fFx6G5rZtrvNpCRRu//eCIK3+fiek28G04kbOd9aVjCfJSCIK6tbrhVczrtpCsIHZI2dZVLwTx42&#10;xXiUY6btnY90O4VaxBD2GSpoQugzKX3VkEE/sz1x5H6sMxgidLXUDu8x3HRykSQrabDl2NBgT58N&#10;VX+nq1EwfHmX7pbb32WdnkM5P1DJ31elPibDdg0i0BDe4pd7r+P8FTx/iQfI4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BrvnS8AAAADbAAAADwAAAAAAAAAAAAAAAACfAgAA&#10;ZHJzL2Rvd25yZXYueG1sUEsFBgAAAAAEAAQA9wAAAIwDAAAAAA==&#10;">
                  <v:imagedata r:id="rId22" o:title="SVR_targetAngle"/>
                  <v:path arrowok="t"/>
                </v:shape>
                <v:shape id="Text Box 2" o:spid="_x0000_s1044" type="#_x0000_t202" style="position:absolute;left:2415;top:49483;width:56402;height:88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W37L0A&#10;AADcAAAADwAAAGRycy9kb3ducmV2LnhtbERPSwrCMBDdC94hjOBGNFX8VqOooLj1c4CxGdtiMylN&#10;tPX2ZiG4fLz/atOYQrypcrllBcNBBII4sTrnVMHteujPQTiPrLGwTAo+5GCzbrdWGGtb85neF5+K&#10;EMIuRgWZ92UspUsyMugGtiQO3MNWBn2AVSp1hXUIN4UcRdFUGsw5NGRY0j6j5Hl5GQWPU92bLOr7&#10;0d9m5/F0h/nsbj9KdTvNdgnCU+P/4p/7pBWMFmFtOBOO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gsW37L0AAADcAAAADwAAAAAAAAAAAAAAAACYAgAAZHJzL2Rvd25yZXYu&#10;eG1sUEsFBgAAAAAEAAQA9QAAAIIDAAAAAA==&#10;" stroked="f">
                  <v:textbox>
                    <w:txbxContent>
                      <w:p w:rsidR="00C50459" w:rsidRPr="007744BC" w:rsidRDefault="00C50459" w:rsidP="00C50459">
                        <w:pPr>
                          <w:rPr>
                            <w:rFonts w:ascii="Arial" w:hAnsi="Arial" w:cs="Arial"/>
                            <w:sz w:val="18"/>
                          </w:rPr>
                        </w:pPr>
                        <w:proofErr w:type="gramStart"/>
                        <w:r w:rsidRPr="007744BC">
                          <w:rPr>
                            <w:rFonts w:ascii="Arial" w:hAnsi="Arial" w:cs="Arial"/>
                            <w:b/>
                          </w:rPr>
                          <w:t>Figure 5.</w:t>
                        </w:r>
                        <w:proofErr w:type="gramEnd"/>
                        <w:r w:rsidRPr="007744BC">
                          <w:rPr>
                            <w:rFonts w:ascii="Arial" w:hAnsi="Arial" w:cs="Arial"/>
                            <w:b/>
                          </w:rPr>
                          <w:t xml:space="preserve"> </w:t>
                        </w:r>
                        <w:proofErr w:type="gramStart"/>
                        <w:r w:rsidRPr="007744BC">
                          <w:rPr>
                            <w:rFonts w:ascii="Arial" w:hAnsi="Arial" w:cs="Arial"/>
                            <w:sz w:val="18"/>
                          </w:rPr>
                          <w:t>Target orientation decoding in the time-window from -300ms to 1500ms.</w:t>
                        </w:r>
                        <w:proofErr w:type="gramEnd"/>
                        <w:r w:rsidRPr="007744BC">
                          <w:rPr>
                            <w:rFonts w:ascii="Arial" w:hAnsi="Arial" w:cs="Arial"/>
                            <w:sz w:val="18"/>
                          </w:rPr>
                          <w:t xml:space="preserve"> Orientations were realigned. A first activation can be seen after 130ms. The probability assigned by the classifier decreases with distance from target confirming Prediction 3. A second transient activity can be seen after 270ms accompanied with symmetrical activity on both sides, suggesting probe anticipation.</w:t>
                        </w:r>
                      </w:p>
                    </w:txbxContent>
                  </v:textbox>
                </v:shape>
                <w10:anchorlock/>
              </v:group>
            </w:pict>
          </mc:Fallback>
        </mc:AlternateContent>
      </w:r>
    </w:p>
    <w:p w:rsidR="00230647" w:rsidRPr="00230647" w:rsidRDefault="00230647" w:rsidP="00230647">
      <w:pPr>
        <w:spacing w:after="0" w:line="480" w:lineRule="auto"/>
        <w:jc w:val="both"/>
        <w:rPr>
          <w:rFonts w:ascii="Arial" w:hAnsi="Arial" w:cs="Arial"/>
          <w:sz w:val="24"/>
          <w:szCs w:val="24"/>
        </w:rPr>
      </w:pPr>
      <w:r w:rsidRPr="00230647">
        <w:rPr>
          <w:rFonts w:ascii="Arial" w:hAnsi="Arial" w:cs="Arial"/>
          <w:sz w:val="24"/>
          <w:szCs w:val="24"/>
        </w:rPr>
        <w:t xml:space="preserve">Orientations have been realigned in order to be visually meaningful. The most relevant finding observed in the figure above shows that decoding of </w:t>
      </w:r>
      <w:r w:rsidR="00C50459">
        <w:rPr>
          <w:rFonts w:ascii="Arial" w:hAnsi="Arial" w:cs="Arial"/>
          <w:sz w:val="24"/>
          <w:szCs w:val="24"/>
        </w:rPr>
        <w:t>target orientation is possible</w:t>
      </w:r>
      <w:r w:rsidRPr="00230647">
        <w:rPr>
          <w:rFonts w:ascii="Arial" w:hAnsi="Arial" w:cs="Arial"/>
          <w:sz w:val="24"/>
          <w:szCs w:val="24"/>
        </w:rPr>
        <w:t xml:space="preserve">. </w:t>
      </w:r>
      <w:r w:rsidRPr="00230647">
        <w:rPr>
          <w:rFonts w:ascii="Arial" w:hAnsi="Arial" w:cs="Arial"/>
          <w:sz w:val="24"/>
          <w:szCs w:val="24"/>
        </w:rPr>
        <w:lastRenderedPageBreak/>
        <w:t>A first activation seems to take place after 140ms from target presentation t0. The probability assigned by the classifier decr</w:t>
      </w:r>
      <w:r w:rsidR="00C50459">
        <w:rPr>
          <w:rFonts w:ascii="Arial" w:hAnsi="Arial" w:cs="Arial"/>
          <w:sz w:val="24"/>
          <w:szCs w:val="24"/>
        </w:rPr>
        <w:t>eases with distance from target</w:t>
      </w:r>
      <w:r w:rsidRPr="00230647">
        <w:rPr>
          <w:rFonts w:ascii="Arial" w:hAnsi="Arial" w:cs="Arial"/>
          <w:sz w:val="24"/>
          <w:szCs w:val="24"/>
        </w:rPr>
        <w:t xml:space="preserve">.  </w:t>
      </w:r>
    </w:p>
    <w:p w:rsidR="00B074A7" w:rsidRDefault="00C50459" w:rsidP="00230647">
      <w:pPr>
        <w:spacing w:after="0" w:line="480" w:lineRule="auto"/>
        <w:jc w:val="both"/>
        <w:rPr>
          <w:rFonts w:ascii="Arial" w:hAnsi="Arial" w:cs="Arial"/>
          <w:sz w:val="24"/>
          <w:szCs w:val="24"/>
        </w:rPr>
      </w:pPr>
      <w:r>
        <w:rPr>
          <w:rFonts w:ascii="Arial" w:hAnsi="Arial" w:cs="Arial"/>
          <w:sz w:val="24"/>
          <w:szCs w:val="24"/>
        </w:rPr>
        <w:t>We then trained the same classifier on several time points and see whether it was able to generalize to other time points</w:t>
      </w:r>
      <w:r w:rsidR="00F13AB7">
        <w:rPr>
          <w:rFonts w:ascii="Arial" w:hAnsi="Arial" w:cs="Arial"/>
          <w:sz w:val="24"/>
          <w:szCs w:val="24"/>
        </w:rPr>
        <w:t xml:space="preserve"> (fig 6 top)</w:t>
      </w:r>
      <w:r>
        <w:rPr>
          <w:rFonts w:ascii="Arial" w:hAnsi="Arial" w:cs="Arial"/>
          <w:sz w:val="24"/>
          <w:szCs w:val="24"/>
        </w:rPr>
        <w:t xml:space="preserve">. </w:t>
      </w:r>
      <w:r w:rsidR="00F13AB7">
        <w:rPr>
          <w:rFonts w:ascii="Arial" w:hAnsi="Arial" w:cs="Arial"/>
          <w:sz w:val="24"/>
          <w:szCs w:val="24"/>
        </w:rPr>
        <w:t>Good classification can be observed along the diagonal (where train and testing time points are the same). On the top of this, some generalization can be observed off the diagonal and in particular when classifier is trained at 900ms and tested around 200ms. The weakest generalization is observed when training on the target (weak stimulus) and testing on the probe (strong stimulus)</w:t>
      </w:r>
      <w:r w:rsidR="00F13AB7" w:rsidRPr="00230647">
        <w:rPr>
          <w:rFonts w:ascii="Arial" w:hAnsi="Arial" w:cs="Arial"/>
          <w:sz w:val="24"/>
          <w:szCs w:val="24"/>
        </w:rPr>
        <w:t xml:space="preserve">. </w:t>
      </w:r>
      <w:r w:rsidR="00F13AB7">
        <w:rPr>
          <w:rFonts w:ascii="Arial" w:hAnsi="Arial" w:cs="Arial"/>
          <w:sz w:val="24"/>
          <w:szCs w:val="24"/>
        </w:rPr>
        <w:t xml:space="preserve">We performed a circular r-test of non-uniformity (Circular Statistics Toolbox for </w:t>
      </w:r>
      <w:proofErr w:type="spellStart"/>
      <w:r w:rsidR="00F13AB7">
        <w:rPr>
          <w:rFonts w:ascii="Arial" w:hAnsi="Arial" w:cs="Arial"/>
          <w:sz w:val="24"/>
          <w:szCs w:val="24"/>
        </w:rPr>
        <w:t>Matlab</w:t>
      </w:r>
      <w:proofErr w:type="spellEnd"/>
      <w:r w:rsidR="00F13AB7">
        <w:rPr>
          <w:rFonts w:ascii="Arial" w:hAnsi="Arial" w:cs="Arial"/>
          <w:sz w:val="24"/>
          <w:szCs w:val="24"/>
        </w:rPr>
        <w:t>) on the null hypothesis that the population is uniformly distributed around the circle. Figure 6 (bottom) represents log p-values with greater values corresponding to higher significance. It can be seen that strong significance is observed along the diagonal, particularly around target and probe presentation. On the top of this main effect some generalization is observed when training on the p</w:t>
      </w:r>
      <w:r w:rsidR="008C059E">
        <w:rPr>
          <w:rFonts w:ascii="Arial" w:hAnsi="Arial" w:cs="Arial"/>
          <w:sz w:val="24"/>
          <w:szCs w:val="24"/>
        </w:rPr>
        <w:t xml:space="preserve">robe and testing on the target. The effect is small compared to major effects on the diagonal, but significant. Indeed a significance value of .05 corresponds to a –log10 value of 1.3 on the colour scale. To a less extent the same generalization can be observed when training on the target and testing on the probe (bottom right part of the graph). </w:t>
      </w:r>
    </w:p>
    <w:p w:rsidR="00F13AB7" w:rsidRDefault="00896E12" w:rsidP="00230647">
      <w:pPr>
        <w:spacing w:after="0" w:line="480" w:lineRule="auto"/>
        <w:jc w:val="both"/>
        <w:rPr>
          <w:rFonts w:ascii="Arial" w:hAnsi="Arial" w:cs="Arial"/>
          <w:sz w:val="24"/>
          <w:szCs w:val="24"/>
        </w:rPr>
      </w:pPr>
      <w:commentRangeStart w:id="418"/>
      <w:r>
        <w:rPr>
          <w:rFonts w:ascii="Arial" w:hAnsi="Arial" w:cs="Arial"/>
          <w:noProof/>
          <w:sz w:val="24"/>
          <w:szCs w:val="24"/>
          <w:lang w:val="it-IT" w:eastAsia="it-IT"/>
        </w:rPr>
        <w:lastRenderedPageBreak/>
        <mc:AlternateContent>
          <mc:Choice Requires="wpg">
            <w:drawing>
              <wp:inline distT="0" distB="0" distL="0" distR="0" wp14:anchorId="4E5A2F68" wp14:editId="74D9791A">
                <wp:extent cx="6120130" cy="7719695"/>
                <wp:effectExtent l="0" t="0" r="0" b="0"/>
                <wp:docPr id="7178" name="Group 7178"/>
                <wp:cNvGraphicFramePr/>
                <a:graphic xmlns:a="http://schemas.openxmlformats.org/drawingml/2006/main">
                  <a:graphicData uri="http://schemas.microsoft.com/office/word/2010/wordprocessingGroup">
                    <wpg:wgp>
                      <wpg:cNvGrpSpPr/>
                      <wpg:grpSpPr>
                        <a:xfrm>
                          <a:off x="0" y="0"/>
                          <a:ext cx="6120130" cy="7719695"/>
                          <a:chOff x="0" y="0"/>
                          <a:chExt cx="6120130" cy="7719695"/>
                        </a:xfrm>
                      </wpg:grpSpPr>
                      <wpg:grpSp>
                        <wpg:cNvPr id="21" name="Group 21"/>
                        <wpg:cNvGrpSpPr/>
                        <wpg:grpSpPr>
                          <a:xfrm>
                            <a:off x="0" y="0"/>
                            <a:ext cx="6120130" cy="7719695"/>
                            <a:chOff x="0" y="-76200"/>
                            <a:chExt cx="6120764" cy="7719752"/>
                          </a:xfrm>
                        </wpg:grpSpPr>
                        <wpg:grpSp>
                          <wpg:cNvPr id="18" name="Group 18"/>
                          <wpg:cNvGrpSpPr/>
                          <wpg:grpSpPr>
                            <a:xfrm>
                              <a:off x="0" y="-76200"/>
                              <a:ext cx="6120764" cy="7719752"/>
                              <a:chOff x="-66675" y="-1003136"/>
                              <a:chExt cx="6364018" cy="8026599"/>
                            </a:xfrm>
                          </wpg:grpSpPr>
                          <wpg:grpSp>
                            <wpg:cNvPr id="24" name="Group 24"/>
                            <wpg:cNvGrpSpPr/>
                            <wpg:grpSpPr>
                              <a:xfrm>
                                <a:off x="-66675" y="-1003136"/>
                                <a:ext cx="6364018" cy="8026599"/>
                                <a:chOff x="-862475" y="-1107866"/>
                                <a:chExt cx="7027466" cy="8864597"/>
                              </a:xfrm>
                            </wpg:grpSpPr>
                            <pic:pic xmlns:pic="http://schemas.openxmlformats.org/drawingml/2006/picture">
                              <pic:nvPicPr>
                                <pic:cNvPr id="23" name="Picture 23" descr="F:\Paris\images_acrossSubjs\SVR_targetAngle_tAll_visInvis.jpg"/>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802293" y="-1107866"/>
                                  <a:ext cx="6758152" cy="5074575"/>
                                </a:xfrm>
                                <a:prstGeom prst="rect">
                                  <a:avLst/>
                                </a:prstGeom>
                                <a:noFill/>
                                <a:ln>
                                  <a:noFill/>
                                </a:ln>
                              </pic:spPr>
                            </pic:pic>
                            <wps:wsp>
                              <wps:cNvPr id="20" name="Text Box 2"/>
                              <wps:cNvSpPr txBox="1">
                                <a:spLocks noChangeArrowheads="1"/>
                              </wps:cNvSpPr>
                              <wps:spPr bwMode="auto">
                                <a:xfrm>
                                  <a:off x="-862475" y="6143806"/>
                                  <a:ext cx="7027466" cy="1612925"/>
                                </a:xfrm>
                                <a:prstGeom prst="rect">
                                  <a:avLst/>
                                </a:prstGeom>
                                <a:solidFill>
                                  <a:srgbClr val="FFFFFF"/>
                                </a:solidFill>
                                <a:ln w="9525">
                                  <a:noFill/>
                                  <a:miter lim="800000"/>
                                  <a:headEnd/>
                                  <a:tailEnd/>
                                </a:ln>
                              </wps:spPr>
                              <wps:txbx>
                                <w:txbxContent>
                                  <w:p w:rsidR="00B074A7" w:rsidRPr="008333C4" w:rsidRDefault="00B074A7" w:rsidP="00B074A7">
                                    <w:proofErr w:type="gramStart"/>
                                    <w:r w:rsidRPr="007A31F7">
                                      <w:rPr>
                                        <w:b/>
                                      </w:rPr>
                                      <w:t>Figure 6</w:t>
                                    </w:r>
                                    <w:r>
                                      <w:rPr>
                                        <w:b/>
                                      </w:rPr>
                                      <w:t>.</w:t>
                                    </w:r>
                                    <w:proofErr w:type="gramEnd"/>
                                    <w:r w:rsidRPr="00F13AB7">
                                      <w:t xml:space="preserve"> </w:t>
                                    </w:r>
                                    <w:r w:rsidRPr="00F13AB7">
                                      <w:rPr>
                                        <w:b/>
                                      </w:rPr>
                                      <w:t xml:space="preserve">Top: </w:t>
                                    </w:r>
                                    <w:r>
                                      <w:t xml:space="preserve">Target classifier trained at each single time points (y-axis) and tested to all time points (x-axis). Left: Classifier trained on invisible trials only. Right: Classifier trained on visible trials only. </w:t>
                                    </w:r>
                                    <w:r w:rsidRPr="00F13AB7">
                                      <w:rPr>
                                        <w:b/>
                                      </w:rPr>
                                      <w:t>Bottom</w:t>
                                    </w:r>
                                    <w:r>
                                      <w:rPr>
                                        <w:b/>
                                      </w:rPr>
                                      <w:t>-Left</w:t>
                                    </w:r>
                                    <w:r w:rsidRPr="00F13AB7">
                                      <w:rPr>
                                        <w:b/>
                                      </w:rPr>
                                      <w:t>:</w:t>
                                    </w:r>
                                    <w:r>
                                      <w:rPr>
                                        <w:b/>
                                      </w:rPr>
                                      <w:t xml:space="preserve"> </w:t>
                                    </w:r>
                                    <w:r>
                                      <w:t xml:space="preserve">log p-values of Rayleigh’s test of non-uniformity. Notice that a p-value of .05 corresponds to a value of 1.3 on the colour scale. Thus a small but significant effect is found when training on the probe and testing on the target. </w:t>
                                    </w:r>
                                    <w:r w:rsidRPr="008333C4">
                                      <w:rPr>
                                        <w:b/>
                                      </w:rPr>
                                      <w:t>Bottom-Right:</w:t>
                                    </w:r>
                                    <w:r>
                                      <w:rPr>
                                        <w:b/>
                                      </w:rPr>
                                      <w:t xml:space="preserve"> </w:t>
                                    </w:r>
                                    <w:r>
                                      <w:t>v-test for different reported visibilities (top) and median p-values (log-transformed)</w:t>
                                    </w:r>
                                    <w:r w:rsidR="00896E12">
                                      <w:t xml:space="preserve"> for different visibility ratings</w:t>
                                    </w:r>
                                    <w:r>
                                      <w:t xml:space="preserve">. </w:t>
                                    </w:r>
                                  </w:p>
                                </w:txbxContent>
                              </wps:txbx>
                              <wps:bodyPr rot="0" vert="horz" wrap="square" lIns="91440" tIns="45720" rIns="91440" bIns="45720" anchor="t" anchorCtr="0">
                                <a:spAutoFit/>
                              </wps:bodyPr>
                            </wps:wsp>
                          </wpg:grpSp>
                          <pic:pic xmlns:pic="http://schemas.openxmlformats.org/drawingml/2006/picture">
                            <pic:nvPicPr>
                              <pic:cNvPr id="15" name="Picture 15" descr="F:\Paris\images_acrossSubjs\SVR_TAngle_pval_tAll.jpeg"/>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99965" y="2965721"/>
                                <a:ext cx="3359023" cy="2520156"/>
                              </a:xfrm>
                              <a:prstGeom prst="rect">
                                <a:avLst/>
                              </a:prstGeom>
                              <a:noFill/>
                              <a:ln>
                                <a:noFill/>
                              </a:ln>
                            </pic:spPr>
                          </pic:pic>
                        </wpg:grpSp>
                        <pic:pic xmlns:pic="http://schemas.openxmlformats.org/drawingml/2006/picture">
                          <pic:nvPicPr>
                            <pic:cNvPr id="19" name="Picture 19" descr="F:\Paris\images_acrossSubjs\SVR_TAngle_Vtest_vis.jpeg"/>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3362325" y="3276600"/>
                              <a:ext cx="1919395" cy="1440000"/>
                            </a:xfrm>
                            <a:prstGeom prst="rect">
                              <a:avLst/>
                            </a:prstGeom>
                            <a:noFill/>
                            <a:ln>
                              <a:noFill/>
                            </a:ln>
                          </pic:spPr>
                        </pic:pic>
                      </wpg:grpSp>
                      <pic:pic xmlns:pic="http://schemas.openxmlformats.org/drawingml/2006/picture">
                        <pic:nvPicPr>
                          <pic:cNvPr id="7177" name="Picture 7177" descr="F:\Paris\images_acrossSubjs\SVR_TAngle_pval_vis.jpeg"/>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3438525" y="4857750"/>
                            <a:ext cx="1918970" cy="1439545"/>
                          </a:xfrm>
                          <a:prstGeom prst="rect">
                            <a:avLst/>
                          </a:prstGeom>
                          <a:noFill/>
                          <a:ln>
                            <a:noFill/>
                          </a:ln>
                        </pic:spPr>
                      </pic:pic>
                    </wpg:wgp>
                  </a:graphicData>
                </a:graphic>
              </wp:inline>
            </w:drawing>
          </mc:Choice>
          <mc:Fallback>
            <w:pict>
              <v:group id="Group 7178" o:spid="_x0000_s1045" style="width:481.9pt;height:607.85pt;mso-position-horizontal-relative:char;mso-position-vertical-relative:line" coordsize="61201,771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&#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B//&#10;2VBLAwQKAAAAAAAAACEAV8eVcdb8AQDW/AEAFQAAAGRycy9tZWRpYS9pbWFnZTEuanBlZ//Y/+AA&#10;EEpGSUYAAQEAAAEAAQAA/9sAQwAIBgYHBgUIBwcHCQkICgwUDQwLCwwZEhMPFB0aHx4dGhwcICQu&#10;JyAiLCMcHCg3KSwwMTQ0NB8nOT04MjwuMzQy/9sAQwEJCQkMCwwYDQ0YMiEcITIyMjIyMjIyMjIy&#10;MjIyMjIyMjIyMjIyMjIyMjIyMjIyMjIyMjIyMjIyMjIyMjIyMjIy/8AAEQgDhQSw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9/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">
                <v:group id="Group 21" o:spid="_x0000_s1046" style="position:absolute;width:61201;height:77196" coordorigin=",-762" coordsize="61207,771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group id="Group 18" o:spid="_x0000_s1047" style="position:absolute;top:-762;width:61207;height:77197" coordorigin="-666,-10031" coordsize="63640,802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group id="Group 24" o:spid="_x0000_s1048" style="position:absolute;left:-666;top:-10031;width:63639;height:80265" coordorigin="-8624,-11078" coordsize="70274,886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shape id="Picture 23" o:spid="_x0000_s1049" type="#_x0000_t75" style="position:absolute;left:-8022;top:-11078;width:67580;height:507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TAObCAAAA2wAAAA8AAABkcnMvZG93bnJldi54bWxEj1FLw0AQhN8F/8Oxgm/2YgSV2GspBUUR&#10;sdb+gG1umwRze+F2beK/9wShj8PMfMPMl1PozZGSdJEdXM8KMMR19B03Dnafj1f3YESRPfaRycEP&#10;CSwX52dzrHwc+YOOW21MhrBU6KBVHSprpW4poMziQJy9Q0wBNcvUWJ9wzPDQ27Iobm3AjvNCiwOt&#10;W6q/tt/BQfP+8rbZydO+FNE1Jn0dV5s75y4vptUDGKVJT+H/9rN3UN7A35f8A+zi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l0wDmwgAAANsAAAAPAAAAAAAAAAAAAAAAAJ8C&#10;AABkcnMvZG93bnJldi54bWxQSwUGAAAAAAQABAD3AAAAjgMAAAAA&#10;">
                        <v:imagedata r:id="rId27" o:title="SVR_targetAngle_tAll_visInvis"/>
                        <v:path arrowok="t"/>
                      </v:shape>
                      <v:shape id="Text Box 2" o:spid="_x0000_s1050" type="#_x0000_t202" style="position:absolute;left:-8624;top:61438;width:70273;height:16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ta78A&#10;AADbAAAADwAAAGRycy9kb3ducmV2LnhtbERPTWvCQBC9F/wPywje6kZBKdFVRCgU8aC2hx6H7JiN&#10;yc7G7Krx3zuHQo+P971c975Rd+piFdjAZJyBIi6Crbg08PP9+f4BKiZki01gMvCkCOvV4G2JuQ0P&#10;PtL9lEolIRxzNOBSanOtY+HIYxyHlli4c+g8JoFdqW2HDwn3jZ5m2Vx7rFgaHLa0dVTUp5uXkn0s&#10;bsdwvUz2tf519RxnB7czZjTsNwtQifr0L/5zf1kDU1kvX+QH6N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4dC1rvwAAANsAAAAPAAAAAAAAAAAAAAAAAJgCAABkcnMvZG93bnJl&#10;di54bWxQSwUGAAAAAAQABAD1AAAAhAMAAAAA&#10;" stroked="f">
                        <v:textbox style="mso-fit-shape-to-text:t">
                          <w:txbxContent>
                            <w:p w:rsidR="00B074A7" w:rsidRPr="008333C4" w:rsidRDefault="00B074A7" w:rsidP="00B074A7">
                              <w:proofErr w:type="gramStart"/>
                              <w:r w:rsidRPr="007A31F7">
                                <w:rPr>
                                  <w:b/>
                                </w:rPr>
                                <w:t>Figure 6</w:t>
                              </w:r>
                              <w:r>
                                <w:rPr>
                                  <w:b/>
                                </w:rPr>
                                <w:t>.</w:t>
                              </w:r>
                              <w:proofErr w:type="gramEnd"/>
                              <w:r w:rsidRPr="00F13AB7">
                                <w:t xml:space="preserve"> </w:t>
                              </w:r>
                              <w:r w:rsidRPr="00F13AB7">
                                <w:rPr>
                                  <w:b/>
                                </w:rPr>
                                <w:t xml:space="preserve">Top: </w:t>
                              </w:r>
                              <w:r>
                                <w:t xml:space="preserve">Target classifier trained at each single time points (y-axis) and tested to all time points (x-axis). Left: Classifier trained on invisible trials only. Right: Classifier trained on visible trials only. </w:t>
                              </w:r>
                              <w:r w:rsidRPr="00F13AB7">
                                <w:rPr>
                                  <w:b/>
                                </w:rPr>
                                <w:t>Bottom</w:t>
                              </w:r>
                              <w:r>
                                <w:rPr>
                                  <w:b/>
                                </w:rPr>
                                <w:t>-Left</w:t>
                              </w:r>
                              <w:r w:rsidRPr="00F13AB7">
                                <w:rPr>
                                  <w:b/>
                                </w:rPr>
                                <w:t>:</w:t>
                              </w:r>
                              <w:r>
                                <w:rPr>
                                  <w:b/>
                                </w:rPr>
                                <w:t xml:space="preserve"> </w:t>
                              </w:r>
                              <w:r>
                                <w:t xml:space="preserve">log p-values of Rayleigh’s test of non-uniformity. Notice that a p-value of .05 corresponds to a value of 1.3 on the colour scale. Thus a small but significant effect is found when training on the probe and testing on the target. </w:t>
                              </w:r>
                              <w:r w:rsidRPr="008333C4">
                                <w:rPr>
                                  <w:b/>
                                </w:rPr>
                                <w:t>Bottom-Right:</w:t>
                              </w:r>
                              <w:r>
                                <w:rPr>
                                  <w:b/>
                                </w:rPr>
                                <w:t xml:space="preserve"> </w:t>
                              </w:r>
                              <w:r>
                                <w:t>v-test for different reported visibilities (top) and median p-values (log-transformed)</w:t>
                              </w:r>
                              <w:r w:rsidR="00896E12">
                                <w:t xml:space="preserve"> for different visibility ratings</w:t>
                              </w:r>
                              <w:r>
                                <w:t xml:space="preserve">. </w:t>
                              </w:r>
                            </w:p>
                          </w:txbxContent>
                        </v:textbox>
                      </v:shape>
                    </v:group>
                    <v:shape id="Picture 15" o:spid="_x0000_s1051" type="#_x0000_t75" style="position:absolute;left:999;top:29657;width:33590;height:252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aJsLDAAAA2wAAAA8AAABkcnMvZG93bnJldi54bWxET81qwkAQvgt9h2UKvZlNLa0SXaVoWwV7&#10;qfEBhuy4iWZnQ3Y1aZ/eFQre5uP7ndmit7W4UOsrxwqekxQEceF0xUbBPv8cTkD4gKyxdkwKfsnD&#10;Yv4wmGGmXcc/dNkFI2II+wwVlCE0mZS+KMmiT1xDHLmDay2GCFsjdYtdDLe1HKXpm7RYcWwosaFl&#10;ScVpd7YKVuvz9qv7/jP5x/hlOTb746k3uVJPj/37FESgPtzF/+6NjvNf4fZLPEDOr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xomwsMAAADbAAAADwAAAAAAAAAAAAAAAACf&#10;AgAAZHJzL2Rvd25yZXYueG1sUEsFBgAAAAAEAAQA9wAAAI8DAAAAAA==&#10;">
                      <v:imagedata r:id="rId28" o:title="SVR_TAngle_pval_tAll"/>
                      <v:path arrowok="t"/>
                    </v:shape>
                  </v:group>
                  <v:shape id="Picture 19" o:spid="_x0000_s1052" type="#_x0000_t75" style="position:absolute;left:33623;top:32766;width:19194;height:14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tKbH/DAAAA2wAAAA8AAABkcnMvZG93bnJldi54bWxET01rwkAQvRf8D8sI3pqNPUgTXUWkhUJB&#10;TFIovY3ZaRKanU13V43/visIvc3jfc5qM5penMn5zrKCeZKCIK6t7rhR8FG9Pj6D8AFZY2+ZFFzJ&#10;w2Y9eVhhru2FCzqXoRExhH2OCtoQhlxKX7dk0Cd2II7ct3UGQ4SukdrhJYabXj6l6UIa7Dg2tDjQ&#10;rqX6pzwZBcXnqfJf1f6l/JWjDe+H7THNDkrNpuN2CSLQGP7Fd/ebjvMzuP0SD5Dr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0psf8MAAADbAAAADwAAAAAAAAAAAAAAAACf&#10;AgAAZHJzL2Rvd25yZXYueG1sUEsFBgAAAAAEAAQA9wAAAI8DAAAAAA==&#10;">
                    <v:imagedata r:id="rId29" o:title="SVR_TAngle_Vtest_vis"/>
                    <v:path arrowok="t"/>
                  </v:shape>
                </v:group>
                <v:shape id="Picture 7177" o:spid="_x0000_s1053" type="#_x0000_t75" style="position:absolute;left:34385;top:48577;width:19189;height:143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SCBPFAAAA3QAAAA8AAABkcnMvZG93bnJldi54bWxEj0FrwkAUhO8F/8PyhN7qJj00El1FBKEH&#10;aWkayfWRfWaD2bdJdtW0v75bKPQ4zMw3zHo72U7caPStYwXpIgFBXDvdcqOg/Dw8LUH4gKyxc0wK&#10;vsjDdjN7WGOu3Z0/6FaERkQI+xwVmBD6XEpfG7LoF64njt7ZjRZDlGMj9Yj3CLedfE6SF2mx5bhg&#10;sKe9ofpSXK2CwdjuTWYlnd4r/C6mZjlQdVTqcT7tViACTeE//Nd+1QqyNMvg9018AnLz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5kggTxQAAAN0AAAAPAAAAAAAAAAAAAAAA&#10;AJ8CAABkcnMvZG93bnJldi54bWxQSwUGAAAAAAQABAD3AAAAkQMAAAAA&#10;">
                  <v:imagedata r:id="rId30" o:title="SVR_TAngle_pval_vis"/>
                  <v:path arrowok="t"/>
                </v:shape>
                <w10:anchorlock/>
              </v:group>
            </w:pict>
          </mc:Fallback>
        </mc:AlternateContent>
      </w:r>
      <w:commentRangeEnd w:id="418"/>
      <w:r w:rsidR="007B4313">
        <w:rPr>
          <w:rStyle w:val="CommentReference"/>
        </w:rPr>
        <w:commentReference w:id="418"/>
      </w:r>
      <w:r w:rsidRPr="00896E12">
        <w:rPr>
          <w:rFonts w:ascii="Arial" w:hAnsi="Arial" w:cs="Arial"/>
          <w:noProof/>
          <w:sz w:val="24"/>
          <w:szCs w:val="24"/>
          <w:lang w:eastAsia="en-GB"/>
        </w:rPr>
        <w:t xml:space="preserve"> </w:t>
      </w:r>
      <w:r w:rsidR="00B074A7" w:rsidRPr="00B074A7">
        <w:rPr>
          <w:rFonts w:ascii="Arial" w:hAnsi="Arial" w:cs="Arial"/>
          <w:noProof/>
          <w:sz w:val="24"/>
          <w:szCs w:val="24"/>
          <w:lang w:eastAsia="en-GB"/>
        </w:rPr>
        <w:t xml:space="preserve"> </w:t>
      </w:r>
    </w:p>
    <w:p w:rsidR="00230647" w:rsidRPr="00230647" w:rsidRDefault="00E10856" w:rsidP="00230647">
      <w:pPr>
        <w:spacing w:after="0" w:line="480" w:lineRule="auto"/>
        <w:jc w:val="both"/>
        <w:rPr>
          <w:rFonts w:ascii="Arial" w:hAnsi="Arial" w:cs="Arial"/>
          <w:sz w:val="24"/>
          <w:szCs w:val="24"/>
        </w:rPr>
      </w:pPr>
      <w:r>
        <w:rPr>
          <w:rFonts w:ascii="Arial" w:hAnsi="Arial" w:cs="Arial"/>
          <w:sz w:val="24"/>
          <w:szCs w:val="24"/>
        </w:rPr>
        <w:t>Then</w:t>
      </w:r>
      <w:r w:rsidR="00F13AB7">
        <w:rPr>
          <w:rFonts w:ascii="Arial" w:hAnsi="Arial" w:cs="Arial"/>
          <w:sz w:val="24"/>
          <w:szCs w:val="24"/>
        </w:rPr>
        <w:t xml:space="preserve"> we sorted trials </w:t>
      </w:r>
      <w:r w:rsidR="00DE297D">
        <w:rPr>
          <w:rFonts w:ascii="Arial" w:hAnsi="Arial" w:cs="Arial"/>
          <w:sz w:val="24"/>
          <w:szCs w:val="24"/>
        </w:rPr>
        <w:t>according to the reported visibility. In particular we compared present seen trials</w:t>
      </w:r>
      <w:r w:rsidR="00F13AB7">
        <w:rPr>
          <w:rFonts w:ascii="Arial" w:hAnsi="Arial" w:cs="Arial"/>
          <w:sz w:val="24"/>
          <w:szCs w:val="24"/>
        </w:rPr>
        <w:t xml:space="preserve"> with present </w:t>
      </w:r>
      <w:r w:rsidR="00DE297D">
        <w:rPr>
          <w:rFonts w:ascii="Arial" w:hAnsi="Arial" w:cs="Arial"/>
          <w:sz w:val="24"/>
          <w:szCs w:val="24"/>
        </w:rPr>
        <w:t xml:space="preserve">unseen </w:t>
      </w:r>
      <w:r w:rsidR="00F13AB7">
        <w:rPr>
          <w:rFonts w:ascii="Arial" w:hAnsi="Arial" w:cs="Arial"/>
          <w:sz w:val="24"/>
          <w:szCs w:val="24"/>
        </w:rPr>
        <w:t xml:space="preserve">trials </w:t>
      </w:r>
      <w:r w:rsidR="00DE297D">
        <w:rPr>
          <w:rFonts w:ascii="Arial" w:hAnsi="Arial" w:cs="Arial"/>
          <w:sz w:val="24"/>
          <w:szCs w:val="24"/>
        </w:rPr>
        <w:t>to match the physical stimulation</w:t>
      </w:r>
      <w:r w:rsidR="00F13AB7">
        <w:rPr>
          <w:rFonts w:ascii="Arial" w:hAnsi="Arial" w:cs="Arial"/>
          <w:sz w:val="24"/>
          <w:szCs w:val="24"/>
        </w:rPr>
        <w:t xml:space="preserve"> (fig 6, top).</w:t>
      </w:r>
      <w:r w:rsidR="00F13AB7" w:rsidRPr="00230647">
        <w:rPr>
          <w:rFonts w:ascii="Arial" w:hAnsi="Arial" w:cs="Arial"/>
          <w:sz w:val="24"/>
          <w:szCs w:val="24"/>
        </w:rPr>
        <w:t xml:space="preserve"> </w:t>
      </w:r>
      <w:r w:rsidR="006E05ED">
        <w:rPr>
          <w:rFonts w:ascii="Arial" w:hAnsi="Arial" w:cs="Arial"/>
          <w:sz w:val="24"/>
          <w:szCs w:val="24"/>
        </w:rPr>
        <w:t xml:space="preserve">The figure shows the extremely noisiness of the signal to be decoded when stimuli are reported </w:t>
      </w:r>
      <w:r w:rsidR="006E05ED">
        <w:rPr>
          <w:rFonts w:ascii="Arial" w:hAnsi="Arial" w:cs="Arial"/>
          <w:sz w:val="24"/>
          <w:szCs w:val="24"/>
        </w:rPr>
        <w:lastRenderedPageBreak/>
        <w:t xml:space="preserve">as unseen. </w:t>
      </w:r>
      <w:r w:rsidR="00FA7606">
        <w:rPr>
          <w:rFonts w:ascii="Arial" w:hAnsi="Arial" w:cs="Arial"/>
          <w:sz w:val="24"/>
          <w:szCs w:val="24"/>
        </w:rPr>
        <w:t xml:space="preserve">Physical stimulation cannot explain the results given that it was identical to the two conditions. </w:t>
      </w:r>
      <w:r w:rsidR="00F13AB7">
        <w:rPr>
          <w:rFonts w:ascii="Arial" w:hAnsi="Arial" w:cs="Arial"/>
          <w:sz w:val="24"/>
          <w:szCs w:val="24"/>
        </w:rPr>
        <w:t>Target angle decoding performance scaled with reported visibility</w:t>
      </w:r>
      <w:r w:rsidR="00D62BBD">
        <w:rPr>
          <w:rFonts w:ascii="Arial" w:hAnsi="Arial" w:cs="Arial"/>
          <w:sz w:val="24"/>
          <w:szCs w:val="24"/>
        </w:rPr>
        <w:t xml:space="preserve"> as measured by the c</w:t>
      </w:r>
      <w:r w:rsidR="00F13AB7">
        <w:rPr>
          <w:rFonts w:ascii="Arial" w:hAnsi="Arial" w:cs="Arial"/>
          <w:sz w:val="24"/>
          <w:szCs w:val="24"/>
        </w:rPr>
        <w:t>ircular test of non-uniformity</w:t>
      </w:r>
      <w:r w:rsidR="00B074A7">
        <w:rPr>
          <w:rFonts w:ascii="Arial" w:hAnsi="Arial" w:cs="Arial"/>
          <w:sz w:val="24"/>
          <w:szCs w:val="24"/>
        </w:rPr>
        <w:t xml:space="preserve"> (fig 6 bottom </w:t>
      </w:r>
      <w:proofErr w:type="gramStart"/>
      <w:r w:rsidR="00B074A7">
        <w:rPr>
          <w:rFonts w:ascii="Arial" w:hAnsi="Arial" w:cs="Arial"/>
          <w:sz w:val="24"/>
          <w:szCs w:val="24"/>
        </w:rPr>
        <w:t>right</w:t>
      </w:r>
      <w:proofErr w:type="gramEnd"/>
      <w:r w:rsidR="00B074A7">
        <w:rPr>
          <w:rFonts w:ascii="Arial" w:hAnsi="Arial" w:cs="Arial"/>
          <w:sz w:val="24"/>
          <w:szCs w:val="24"/>
        </w:rPr>
        <w:t>)</w:t>
      </w:r>
      <w:r w:rsidR="00F13AB7">
        <w:rPr>
          <w:rFonts w:ascii="Arial" w:hAnsi="Arial" w:cs="Arial"/>
          <w:sz w:val="24"/>
          <w:szCs w:val="24"/>
        </w:rPr>
        <w:t xml:space="preserve">. </w:t>
      </w:r>
      <w:r w:rsidR="00B074A7">
        <w:rPr>
          <w:rFonts w:ascii="Arial" w:hAnsi="Arial" w:cs="Arial"/>
          <w:sz w:val="24"/>
          <w:szCs w:val="24"/>
        </w:rPr>
        <w:t xml:space="preserve">It can be seen that significant difference from uniformity null hypothesis is observed in early (20ms) and late stages (900ms). Trials reported as unseen are not </w:t>
      </w:r>
      <w:r w:rsidR="00FA7606">
        <w:rPr>
          <w:rFonts w:ascii="Arial" w:hAnsi="Arial" w:cs="Arial"/>
          <w:sz w:val="24"/>
          <w:szCs w:val="24"/>
        </w:rPr>
        <w:t xml:space="preserve">easily </w:t>
      </w:r>
      <w:proofErr w:type="spellStart"/>
      <w:r w:rsidR="00B074A7">
        <w:rPr>
          <w:rFonts w:ascii="Arial" w:hAnsi="Arial" w:cs="Arial"/>
          <w:sz w:val="24"/>
          <w:szCs w:val="24"/>
        </w:rPr>
        <w:t>decodable</w:t>
      </w:r>
      <w:proofErr w:type="spellEnd"/>
      <w:r w:rsidR="00FA7606">
        <w:rPr>
          <w:rFonts w:ascii="Arial" w:hAnsi="Arial" w:cs="Arial"/>
          <w:sz w:val="24"/>
          <w:szCs w:val="24"/>
        </w:rPr>
        <w:t xml:space="preserve"> as it can be observed by the extremely low –log p-values represented in figure 6 (bottom-right)</w:t>
      </w:r>
      <w:r w:rsidR="00B074A7">
        <w:rPr>
          <w:rFonts w:ascii="Arial" w:hAnsi="Arial" w:cs="Arial"/>
          <w:sz w:val="24"/>
          <w:szCs w:val="24"/>
        </w:rPr>
        <w:t xml:space="preserve">. </w:t>
      </w:r>
      <w:r w:rsidR="00D8473C">
        <w:rPr>
          <w:rFonts w:ascii="Arial" w:hAnsi="Arial" w:cs="Arial"/>
          <w:sz w:val="24"/>
          <w:szCs w:val="24"/>
        </w:rPr>
        <w:t xml:space="preserve">This shows that visibility indeed measures the information availability or strength of the signal available for further processing. </w:t>
      </w:r>
      <w:r w:rsidR="00934255">
        <w:rPr>
          <w:rFonts w:ascii="Arial" w:hAnsi="Arial" w:cs="Arial"/>
          <w:sz w:val="24"/>
          <w:szCs w:val="24"/>
        </w:rPr>
        <w:t>Two possible methods can be used in order to address the multiple comparisons problem. First we could define a-priori, based on the literature, few time windows of interest where to test our hypothesis. Alternatively (and perhaps more preferably) we could perform a cluster-based test. This family of tests produces positive results only if significant effects are found to cluster together in nearby time regions.</w:t>
      </w:r>
      <w:r w:rsidR="00E92C6D">
        <w:rPr>
          <w:rFonts w:ascii="Arial" w:hAnsi="Arial" w:cs="Arial"/>
          <w:noProof/>
          <w:sz w:val="24"/>
          <w:szCs w:val="24"/>
          <w:lang w:eastAsia="en-GB"/>
        </w:rPr>
        <w:t xml:space="preserve"> The same effect scaling according to visibility was not observed when considering a probe angle classifier.</w:t>
      </w:r>
    </w:p>
    <w:p w:rsidR="00230647" w:rsidRPr="00230647" w:rsidRDefault="00230647" w:rsidP="00230647">
      <w:pPr>
        <w:spacing w:line="480" w:lineRule="auto"/>
        <w:jc w:val="both"/>
        <w:rPr>
          <w:rFonts w:ascii="Arial" w:hAnsi="Arial" w:cs="Arial"/>
          <w:sz w:val="24"/>
          <w:szCs w:val="24"/>
        </w:rPr>
      </w:pPr>
      <w:r w:rsidRPr="00230647">
        <w:rPr>
          <w:rFonts w:ascii="Arial" w:hAnsi="Arial" w:cs="Arial"/>
          <w:sz w:val="24"/>
          <w:szCs w:val="24"/>
        </w:rPr>
        <w:tab/>
        <w:t>A second classifier (</w:t>
      </w:r>
      <w:r w:rsidRPr="00230647">
        <w:rPr>
          <w:rFonts w:ascii="Arial" w:hAnsi="Arial" w:cs="Arial"/>
          <w:i/>
          <w:sz w:val="24"/>
          <w:szCs w:val="24"/>
        </w:rPr>
        <w:t>Presence Classifier</w:t>
      </w:r>
      <w:r w:rsidRPr="00230647">
        <w:rPr>
          <w:rFonts w:ascii="Arial" w:hAnsi="Arial" w:cs="Arial"/>
          <w:sz w:val="24"/>
          <w:szCs w:val="24"/>
        </w:rPr>
        <w:t xml:space="preserve">) was trained on the discrimination </w:t>
      </w:r>
      <w:r w:rsidR="001109FE">
        <w:rPr>
          <w:rFonts w:ascii="Arial" w:hAnsi="Arial" w:cs="Arial"/>
          <w:sz w:val="24"/>
          <w:szCs w:val="24"/>
        </w:rPr>
        <w:t>between present/absent trials</w:t>
      </w:r>
      <w:r w:rsidRPr="00230647">
        <w:rPr>
          <w:rFonts w:ascii="Arial" w:hAnsi="Arial" w:cs="Arial"/>
          <w:sz w:val="24"/>
          <w:szCs w:val="24"/>
        </w:rPr>
        <w:t xml:space="preserve">. </w:t>
      </w:r>
      <w:r w:rsidR="001109FE">
        <w:rPr>
          <w:rFonts w:ascii="Arial" w:hAnsi="Arial" w:cs="Arial"/>
          <w:sz w:val="24"/>
          <w:szCs w:val="24"/>
        </w:rPr>
        <w:t xml:space="preserve">Figure 7 shows the classifier output probability of </w:t>
      </w:r>
      <w:r w:rsidR="00A669FA">
        <w:rPr>
          <w:rFonts w:ascii="Arial" w:hAnsi="Arial" w:cs="Arial"/>
          <w:sz w:val="24"/>
          <w:szCs w:val="24"/>
        </w:rPr>
        <w:t>belonging to the “</w:t>
      </w:r>
      <w:r w:rsidR="001109FE">
        <w:rPr>
          <w:rFonts w:ascii="Arial" w:hAnsi="Arial" w:cs="Arial"/>
          <w:sz w:val="24"/>
          <w:szCs w:val="24"/>
        </w:rPr>
        <w:t>absent</w:t>
      </w:r>
      <w:r w:rsidR="00A669FA">
        <w:rPr>
          <w:rFonts w:ascii="Arial" w:hAnsi="Arial" w:cs="Arial"/>
          <w:sz w:val="24"/>
          <w:szCs w:val="24"/>
        </w:rPr>
        <w:t>”</w:t>
      </w:r>
      <w:r w:rsidR="001109FE">
        <w:rPr>
          <w:rFonts w:ascii="Arial" w:hAnsi="Arial" w:cs="Arial"/>
          <w:sz w:val="24"/>
          <w:szCs w:val="24"/>
        </w:rPr>
        <w:t xml:space="preserve"> </w:t>
      </w:r>
      <w:r w:rsidR="00A669FA">
        <w:rPr>
          <w:rFonts w:ascii="Arial" w:hAnsi="Arial" w:cs="Arial"/>
          <w:sz w:val="24"/>
          <w:szCs w:val="24"/>
        </w:rPr>
        <w:t>class (y-axis)</w:t>
      </w:r>
      <w:r w:rsidR="001109FE">
        <w:rPr>
          <w:rFonts w:ascii="Arial" w:hAnsi="Arial" w:cs="Arial"/>
          <w:sz w:val="24"/>
          <w:szCs w:val="24"/>
        </w:rPr>
        <w:t xml:space="preserve">. </w:t>
      </w:r>
      <w:r w:rsidR="0035052E">
        <w:rPr>
          <w:rFonts w:ascii="Arial" w:hAnsi="Arial" w:cs="Arial"/>
          <w:sz w:val="24"/>
          <w:szCs w:val="24"/>
        </w:rPr>
        <w:t>Discrimination among the two classes (present vs absent</w:t>
      </w:r>
      <w:r w:rsidR="0035052E" w:rsidRPr="0035052E">
        <w:rPr>
          <w:rFonts w:ascii="Arial" w:hAnsi="Arial" w:cs="Arial"/>
          <w:sz w:val="24"/>
          <w:szCs w:val="24"/>
        </w:rPr>
        <w:t xml:space="preserve"> </w:t>
      </w:r>
      <w:r w:rsidR="0035052E">
        <w:rPr>
          <w:rFonts w:ascii="Arial" w:hAnsi="Arial" w:cs="Arial"/>
          <w:sz w:val="24"/>
          <w:szCs w:val="24"/>
        </w:rPr>
        <w:t xml:space="preserve">trials) peaks around 200 </w:t>
      </w:r>
      <w:proofErr w:type="spellStart"/>
      <w:r w:rsidR="0035052E">
        <w:rPr>
          <w:rFonts w:ascii="Arial" w:hAnsi="Arial" w:cs="Arial"/>
          <w:sz w:val="24"/>
          <w:szCs w:val="24"/>
        </w:rPr>
        <w:t>ms</w:t>
      </w:r>
      <w:proofErr w:type="spellEnd"/>
      <w:r w:rsidR="0035052E">
        <w:rPr>
          <w:rFonts w:ascii="Arial" w:hAnsi="Arial" w:cs="Arial"/>
          <w:sz w:val="24"/>
          <w:szCs w:val="24"/>
        </w:rPr>
        <w:t xml:space="preserve">. </w:t>
      </w:r>
      <w:proofErr w:type="spellStart"/>
      <w:proofErr w:type="gramStart"/>
      <w:r w:rsidR="0035052E">
        <w:rPr>
          <w:rFonts w:ascii="Arial" w:hAnsi="Arial" w:cs="Arial"/>
          <w:sz w:val="24"/>
          <w:szCs w:val="24"/>
        </w:rPr>
        <w:t>Prob</w:t>
      </w:r>
      <w:proofErr w:type="spellEnd"/>
      <w:r w:rsidR="0035052E">
        <w:rPr>
          <w:rFonts w:ascii="Arial" w:hAnsi="Arial" w:cs="Arial"/>
          <w:sz w:val="24"/>
          <w:szCs w:val="24"/>
        </w:rPr>
        <w:t>(</w:t>
      </w:r>
      <w:proofErr w:type="gramEnd"/>
      <w:r w:rsidR="0035052E">
        <w:rPr>
          <w:rFonts w:ascii="Arial" w:hAnsi="Arial" w:cs="Arial"/>
          <w:sz w:val="24"/>
          <w:szCs w:val="24"/>
        </w:rPr>
        <w:t xml:space="preserve">absent) </w:t>
      </w:r>
      <w:r w:rsidR="001109FE">
        <w:rPr>
          <w:rFonts w:ascii="Arial" w:hAnsi="Arial" w:cs="Arial"/>
          <w:sz w:val="24"/>
          <w:szCs w:val="24"/>
        </w:rPr>
        <w:t>(blue</w:t>
      </w:r>
      <w:r w:rsidR="0035052E">
        <w:rPr>
          <w:rFonts w:ascii="Arial" w:hAnsi="Arial" w:cs="Arial"/>
          <w:sz w:val="24"/>
          <w:szCs w:val="24"/>
        </w:rPr>
        <w:t xml:space="preserve"> line</w:t>
      </w:r>
      <w:r w:rsidR="001109FE">
        <w:rPr>
          <w:rFonts w:ascii="Arial" w:hAnsi="Arial" w:cs="Arial"/>
          <w:sz w:val="24"/>
          <w:szCs w:val="24"/>
        </w:rPr>
        <w:t>) decreases progressively reaching the baseline again toward the end</w:t>
      </w:r>
      <w:r w:rsidR="0035052E">
        <w:rPr>
          <w:rFonts w:ascii="Arial" w:hAnsi="Arial" w:cs="Arial"/>
          <w:sz w:val="24"/>
          <w:szCs w:val="24"/>
        </w:rPr>
        <w:t>, suggesting maintenance of the representation across time</w:t>
      </w:r>
      <w:r w:rsidR="001109FE">
        <w:rPr>
          <w:rFonts w:ascii="Arial" w:hAnsi="Arial" w:cs="Arial"/>
          <w:sz w:val="24"/>
          <w:szCs w:val="24"/>
        </w:rPr>
        <w:t xml:space="preserve">. Baseline probability is low because of the different proportion of present and absent trials presented to the </w:t>
      </w:r>
      <w:r w:rsidR="007C4A3F">
        <w:rPr>
          <w:rFonts w:ascii="Arial" w:hAnsi="Arial" w:cs="Arial"/>
          <w:sz w:val="24"/>
          <w:szCs w:val="24"/>
        </w:rPr>
        <w:t>subjects.</w:t>
      </w:r>
      <w:r w:rsidR="003B209C">
        <w:rPr>
          <w:rFonts w:ascii="Arial" w:hAnsi="Arial" w:cs="Arial"/>
          <w:sz w:val="24"/>
          <w:szCs w:val="24"/>
        </w:rPr>
        <w:t xml:space="preserve"> The same classifier output but sorted according to visibility ratings is shown in the bottom </w:t>
      </w:r>
      <w:r w:rsidR="00B9607D">
        <w:rPr>
          <w:rFonts w:ascii="Arial" w:hAnsi="Arial" w:cs="Arial"/>
          <w:sz w:val="24"/>
          <w:szCs w:val="24"/>
        </w:rPr>
        <w:t>graph</w:t>
      </w:r>
      <w:r w:rsidR="003B209C">
        <w:rPr>
          <w:rFonts w:ascii="Arial" w:hAnsi="Arial" w:cs="Arial"/>
          <w:sz w:val="24"/>
          <w:szCs w:val="24"/>
        </w:rPr>
        <w:t xml:space="preserve">. </w:t>
      </w:r>
      <w:r w:rsidR="00756162">
        <w:rPr>
          <w:rFonts w:ascii="Arial" w:hAnsi="Arial" w:cs="Arial"/>
          <w:sz w:val="24"/>
          <w:szCs w:val="24"/>
        </w:rPr>
        <w:t xml:space="preserve">Again the effects scale according to reported visibility. </w:t>
      </w:r>
      <w:r w:rsidR="003B209C">
        <w:rPr>
          <w:rFonts w:ascii="Arial" w:hAnsi="Arial" w:cs="Arial"/>
          <w:sz w:val="24"/>
          <w:szCs w:val="24"/>
        </w:rPr>
        <w:t xml:space="preserve">Contrary to our expectations </w:t>
      </w:r>
      <w:r w:rsidR="00756162">
        <w:rPr>
          <w:rFonts w:ascii="Arial" w:hAnsi="Arial" w:cs="Arial"/>
          <w:sz w:val="24"/>
          <w:szCs w:val="24"/>
        </w:rPr>
        <w:t xml:space="preserve">however </w:t>
      </w:r>
      <w:r w:rsidR="003B209C">
        <w:rPr>
          <w:rFonts w:ascii="Arial" w:hAnsi="Arial" w:cs="Arial"/>
          <w:sz w:val="24"/>
          <w:szCs w:val="24"/>
        </w:rPr>
        <w:t xml:space="preserve">a present target reported as unseen is still assigned a higher probability of being present than absent. In other words the classifier recognizes it as a present even if considering late processing stages. Although the output probability of being absent is higher for present unseen stimuli compared to present seen </w:t>
      </w:r>
      <w:r w:rsidR="003B209C">
        <w:rPr>
          <w:rFonts w:ascii="Arial" w:hAnsi="Arial" w:cs="Arial"/>
          <w:sz w:val="24"/>
          <w:szCs w:val="24"/>
        </w:rPr>
        <w:lastRenderedPageBreak/>
        <w:t>stimuli, the relative time series is qualitatively closer to the present stream (dotted lines) than to the absent stream (continuous lines).</w:t>
      </w:r>
    </w:p>
    <w:p w:rsidR="00230647" w:rsidRPr="00230647" w:rsidRDefault="00BA3800" w:rsidP="00262BFA">
      <w:pPr>
        <w:spacing w:line="480" w:lineRule="auto"/>
        <w:ind w:left="142"/>
        <w:jc w:val="both"/>
        <w:rPr>
          <w:rFonts w:ascii="Arial" w:hAnsi="Arial" w:cs="Arial"/>
          <w:sz w:val="24"/>
          <w:szCs w:val="24"/>
        </w:rPr>
      </w:pPr>
      <w:r>
        <w:rPr>
          <w:rFonts w:ascii="Arial" w:hAnsi="Arial" w:cs="Arial"/>
          <w:noProof/>
          <w:sz w:val="24"/>
          <w:szCs w:val="24"/>
          <w:lang w:val="it-IT" w:eastAsia="it-IT"/>
        </w:rPr>
        <mc:AlternateContent>
          <mc:Choice Requires="wpg">
            <w:drawing>
              <wp:inline distT="0" distB="0" distL="0" distR="0">
                <wp:extent cx="6209030" cy="7800975"/>
                <wp:effectExtent l="0" t="0" r="1270" b="9525"/>
                <wp:docPr id="7184" name="Group 7184"/>
                <wp:cNvGraphicFramePr/>
                <a:graphic xmlns:a="http://schemas.openxmlformats.org/drawingml/2006/main">
                  <a:graphicData uri="http://schemas.microsoft.com/office/word/2010/wordprocessingGroup">
                    <wpg:wgp>
                      <wpg:cNvGrpSpPr/>
                      <wpg:grpSpPr>
                        <a:xfrm>
                          <a:off x="0" y="0"/>
                          <a:ext cx="6209030" cy="7800975"/>
                          <a:chOff x="0" y="0"/>
                          <a:chExt cx="6209030" cy="7800975"/>
                        </a:xfrm>
                      </wpg:grpSpPr>
                      <wpg:grpSp>
                        <wpg:cNvPr id="26" name="Group 26"/>
                        <wpg:cNvGrpSpPr/>
                        <wpg:grpSpPr>
                          <a:xfrm>
                            <a:off x="0" y="0"/>
                            <a:ext cx="6209030" cy="7800975"/>
                            <a:chOff x="1271753" y="-31532"/>
                            <a:chExt cx="6590211" cy="8280378"/>
                          </a:xfrm>
                        </wpg:grpSpPr>
                        <pic:pic xmlns:pic="http://schemas.openxmlformats.org/drawingml/2006/picture">
                          <pic:nvPicPr>
                            <pic:cNvPr id="25" name="Picture 25" descr="F:\Paris\images_acrossSubjs\presentAbsent.jpg"/>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1271753" y="-31532"/>
                              <a:ext cx="4793615" cy="3599815"/>
                            </a:xfrm>
                            <a:prstGeom prst="rect">
                              <a:avLst/>
                            </a:prstGeom>
                            <a:noFill/>
                            <a:ln>
                              <a:noFill/>
                            </a:ln>
                          </pic:spPr>
                        </pic:pic>
                        <wps:wsp>
                          <wps:cNvPr id="304" name="Text Box 2"/>
                          <wps:cNvSpPr txBox="1">
                            <a:spLocks noChangeArrowheads="1"/>
                          </wps:cNvSpPr>
                          <wps:spPr bwMode="auto">
                            <a:xfrm>
                              <a:off x="1366347" y="7205829"/>
                              <a:ext cx="6495617" cy="1043017"/>
                            </a:xfrm>
                            <a:prstGeom prst="rect">
                              <a:avLst/>
                            </a:prstGeom>
                            <a:solidFill>
                              <a:srgbClr val="FFFFFF"/>
                            </a:solidFill>
                            <a:ln w="9525">
                              <a:noFill/>
                              <a:miter lim="800000"/>
                              <a:headEnd/>
                              <a:tailEnd/>
                            </a:ln>
                            <a:effectLst/>
                          </wps:spPr>
                          <wps:txbx>
                            <w:txbxContent>
                              <w:p w:rsidR="00262BFA" w:rsidRPr="000B0EFA" w:rsidRDefault="00262BFA" w:rsidP="00262BFA">
                                <w:pPr>
                                  <w:jc w:val="both"/>
                                  <w:rPr>
                                    <w:rFonts w:ascii="Arial" w:hAnsi="Arial" w:cs="Arial"/>
                                    <w:sz w:val="20"/>
                                  </w:rPr>
                                </w:pPr>
                                <w:proofErr w:type="gramStart"/>
                                <w:r w:rsidRPr="007744BC">
                                  <w:rPr>
                                    <w:rFonts w:ascii="Arial" w:hAnsi="Arial" w:cs="Arial"/>
                                    <w:b/>
                                  </w:rPr>
                                  <w:t>Figure 7.</w:t>
                                </w:r>
                                <w:proofErr w:type="gramEnd"/>
                                <w:r w:rsidRPr="007744BC">
                                  <w:rPr>
                                    <w:rFonts w:ascii="Arial" w:hAnsi="Arial" w:cs="Arial"/>
                                    <w:b/>
                                  </w:rPr>
                                  <w:t xml:space="preserve"> </w:t>
                                </w:r>
                                <w:proofErr w:type="gramStart"/>
                                <w:r w:rsidRPr="007744BC">
                                  <w:rPr>
                                    <w:rFonts w:ascii="Arial" w:hAnsi="Arial" w:cs="Arial"/>
                                    <w:i/>
                                    <w:sz w:val="20"/>
                                  </w:rPr>
                                  <w:t>Presence Classifier</w:t>
                                </w:r>
                                <w:r w:rsidR="000B0EFA">
                                  <w:rPr>
                                    <w:rFonts w:ascii="Arial" w:hAnsi="Arial" w:cs="Arial"/>
                                    <w:i/>
                                    <w:sz w:val="20"/>
                                  </w:rPr>
                                  <w:t>.</w:t>
                                </w:r>
                                <w:proofErr w:type="gramEnd"/>
                                <w:r w:rsidR="000B0EFA">
                                  <w:rPr>
                                    <w:rFonts w:ascii="Arial" w:hAnsi="Arial" w:cs="Arial"/>
                                    <w:sz w:val="20"/>
                                  </w:rPr>
                                  <w:t xml:space="preserve"> Y-axis represents the output probability of absent trial. The baseline is very low because present trials were more frequent than absent ones. Top: all trials considered. Blue line represent absent trials only, red line represents present trials only. Bottom:</w:t>
                                </w:r>
                                <w:r w:rsidR="00BA3800">
                                  <w:rPr>
                                    <w:rFonts w:ascii="Arial" w:hAnsi="Arial" w:cs="Arial"/>
                                    <w:sz w:val="20"/>
                                  </w:rPr>
                                  <w:t xml:space="preserve"> Same classifier sorted by visibility. It can be noted that after a sharp peak common to all visibility ratings, differentiation comes after few hundreds millisecond. </w:t>
                                </w:r>
                              </w:p>
                            </w:txbxContent>
                          </wps:txbx>
                          <wps:bodyPr rot="0" vert="horz" wrap="square" lIns="91440" tIns="45720" rIns="91440" bIns="45720" anchor="t" anchorCtr="0">
                            <a:noAutofit/>
                          </wps:bodyPr>
                        </wps:wsp>
                      </wpg:grpSp>
                      <pic:pic xmlns:pic="http://schemas.openxmlformats.org/drawingml/2006/picture">
                        <pic:nvPicPr>
                          <pic:cNvPr id="7183" name="Picture 7183" descr="F:\Paris\images_acrossSubjs\presentAbsent_vis.jpg"/>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257175" y="3343275"/>
                            <a:ext cx="4318635" cy="3239770"/>
                          </a:xfrm>
                          <a:prstGeom prst="rect">
                            <a:avLst/>
                          </a:prstGeom>
                          <a:noFill/>
                          <a:ln>
                            <a:noFill/>
                          </a:ln>
                        </pic:spPr>
                      </pic:pic>
                    </wpg:wgp>
                  </a:graphicData>
                </a:graphic>
              </wp:inline>
            </w:drawing>
          </mc:Choice>
          <mc:Fallback>
            <w:pict>
              <v:group id="Group 7184" o:spid="_x0000_s1054" style="width:488.9pt;height:614.25pt;mso-position-horizontal-relative:char;mso-position-vertical-relative:line" coordsize="62090,7800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9/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rn/AA9/yHPFn/YVj/8ASK1roK5/w9/yHPFn/YVj/wDSK1oA6CiiigAooooAKKKKACii&#10;igAooooAKKKKACiiigAooooAKKKKACiiigAooooAxvEF3JaPpDRzNGZNRiiODwwYMCp9ePXvg9QK&#10;2a5bxnLt/sz5c/Z7j7b1+95WPl9s7+vbHQ11NdFSNqMJd7/mJbsKKKK5xh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Vz/h7/kOeLP8AsKx/+kVrXQVz/h7/AJDniz/sKx/+kVrQB0FFFFABRRRQAUUUUAFFFFABRRRQ&#10;AUUUUAFFFFABRRRQAUUUUAFFFFABRRRQBx3jeN55rW3QgGW1uVGemf3YH866y1uEu7SG5jDBJo1k&#10;UN1AIyM1yfiNgfEBXPItYyf++5P8K3vDr7/DmnDOWS3SN89nUbWH5g13142w1Py/XUlbs06KKK4C&#10;g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5/wAPf8hzxZ/2FY//AEita6Cuf8Pf8hzxZ/2FY/8A0itaAOgooooA&#10;KKKKACiiigAooooAKKKKACiiigAooooAKKKKACiiigAooooAKKKKAOJ1x/N8RXT4x5cccGPXAL5/&#10;8iYx7e9bnhR92gopPzpNMGHcfvGIz+BB+hFeIfGPxBd2vi1rSwvbu3ZSZGaCUorgpGoGVPJDI4Pp&#10;+dey+DJ0uLC9kidHiN0CjochlMUZBB79a+gx2DlSwFKq/tJP7tPxuZRleTR0lFFFfPmo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c/4e/5Dniz/sKx/wDpFa10Fc/4e/5Dniz/ALCsf/pFa0AdBRRRQAUUUUAFFFFA&#10;BRRRQAUUUUAFFFFABRRRQAUUUUAFFFFABRRRQAUUUUAfLXxdYP41Yj+5IPyuJhXtHwvfOjQJjppl&#10;kc/VX/wr5+8esZPG+pTH70zJMwHQM6Kxx7ZJr2j4N3Ej6NpqvI7M9nOCSc5CTBVB+gYgegJr7/Oq&#10;NsopryX5X/Q5ab/eM9Wooor4A6g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&#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rn/AA9/yHPFn/YVj/8ASK1roK5/w9/yHPFn/YVj/wDSK1oA6CiiigAooooA&#10;KKKKACiiigAooooAKKKKACiiigAooooAKKKKACiiigAooooAZJFHLt8yNX2MGXcM4I6Ee9PoooC4&#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P/ZUEsDBAoA&#10;AAAAAAAAIQBa1Zq2PVwBAD1cAQAVAAAAZHJzL21lZGlhL2ltYWdlMi5qcGVn/9j/4AAQSkZJRgAB&#10;AQAAAQABAAD/2wBDAAgGBgcGBQgHBwcJCQgKDBQNDAsLDBkSEw8UHRofHh0aHBwgJC4nICIsIxwc&#10;KDcpLDAxNDQ0Hyc5PTgyPC4zNDL/2wBDAQkJCQwLDBgNDRgyIRwhMjIyMjIyMjIyMjIyMjIyMjIy&#10;MjIyMjIyMjIyMjIyMjIyMjIyMjIyMjIyMjIyMjIyMjL/wAARCAOFBLE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Pn/AP5u8/z/AM+FfQFc/wD8IT4d&#10;/wCEv/4Sv+z/APid/wDP150n/PPy/ubtv3OOnv1ro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XP3n/ACUPRv8AsFX/AP6NtK6CufvP+Sh6N/2Cr/8A9G2lAHQUUUUAFFFFABRRRQAUUUUA&#10;FFFFABRRRQAUUUUAFFFFABRRRQAUUUUAFFFFABRRRQAUUUUAFFFFABRRRQAUUUUAFFFFABRRRQAV&#10;UurIXEgkV9rBdvTg+n9fzq3RUyipKzJnCM1aRnafpqWUjbYo41HIEYABJ78Vo0UUqdONOPLEmlSj&#10;Sjyx2CiiirN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">
                <v:group id="Group 26" o:spid="_x0000_s1055" style="position:absolute;width:62090;height:78009" coordorigin="12717,-315" coordsize="65902,828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 id="Picture 25" o:spid="_x0000_s1056" type="#_x0000_t75" style="position:absolute;left:12717;top:-315;width:47936;height:359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JoqXnGAAAA2wAAAA8AAABkcnMvZG93bnJldi54bWxEj09rwkAUxO8Fv8PyhF6Kbgy2lDSbIGJB&#10;KFJM68HbI/vyp2bfhuxW47d3CwWPw8z8hknz0XTiTINrLStYzCMQxKXVLdcKvr/eZ68gnEfW2Fkm&#10;BVdykGeThxQTbS+8p3PhaxEg7BJU0HjfJ1K6siGDbm574uBVdjDogxxqqQe8BLjpZBxFL9Jgy2Gh&#10;wZ7WDZWn4tcoqD83H9un/abyutwtj3Q4xD/cKfU4HVdvIDyN/h7+b2+1gvgZ/r6EHyCzG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mipecYAAADbAAAADwAAAAAAAAAAAAAA&#10;AACfAgAAZHJzL2Rvd25yZXYueG1sUEsFBgAAAAAEAAQA9wAAAJIDAAAAAA==&#10;">
                    <v:imagedata r:id="rId33" o:title="presentAbsent"/>
                    <v:path arrowok="t"/>
                  </v:shape>
                  <v:shape id="Text Box 2" o:spid="_x0000_s1057" type="#_x0000_t202" style="position:absolute;left:13663;top:72058;width:64956;height:10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Mn88QA&#10;AADcAAAADwAAAGRycy9kb3ducmV2LnhtbESP3WrCQBSE7wXfYTmCN9JstFHb1FXagsVbfx7gmD35&#10;wezZkN2a5O27QsHLYWa+YTa73tTiTq2rLCuYRzEI4szqigsFl/P+5Q2E88gaa8ukYCAHu+14tMFU&#10;246PdD/5QgQIuxQVlN43qZQuK8mgi2xDHLzctgZ9kG0hdYtdgJtaLuJ4JQ1WHBZKbOi7pOx2+jUK&#10;8kM3W7531x9/WR+T1RdW66sdlJpO+s8PEJ56/wz/tw9awWucwONMOAJ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1jJ/PEAAAA3AAAAA8AAAAAAAAAAAAAAAAAmAIAAGRycy9k&#10;b3ducmV2LnhtbFBLBQYAAAAABAAEAPUAAACJAwAAAAA=&#10;" stroked="f">
                    <v:textbox>
                      <w:txbxContent>
                        <w:p w:rsidR="00262BFA" w:rsidRPr="000B0EFA" w:rsidRDefault="00262BFA" w:rsidP="00262BFA">
                          <w:pPr>
                            <w:jc w:val="both"/>
                            <w:rPr>
                              <w:rFonts w:ascii="Arial" w:hAnsi="Arial" w:cs="Arial"/>
                              <w:sz w:val="20"/>
                            </w:rPr>
                          </w:pPr>
                          <w:proofErr w:type="gramStart"/>
                          <w:r w:rsidRPr="007744BC">
                            <w:rPr>
                              <w:rFonts w:ascii="Arial" w:hAnsi="Arial" w:cs="Arial"/>
                              <w:b/>
                            </w:rPr>
                            <w:t>Figure 7.</w:t>
                          </w:r>
                          <w:proofErr w:type="gramEnd"/>
                          <w:r w:rsidRPr="007744BC">
                            <w:rPr>
                              <w:rFonts w:ascii="Arial" w:hAnsi="Arial" w:cs="Arial"/>
                              <w:b/>
                            </w:rPr>
                            <w:t xml:space="preserve"> </w:t>
                          </w:r>
                          <w:proofErr w:type="gramStart"/>
                          <w:r w:rsidRPr="007744BC">
                            <w:rPr>
                              <w:rFonts w:ascii="Arial" w:hAnsi="Arial" w:cs="Arial"/>
                              <w:i/>
                              <w:sz w:val="20"/>
                            </w:rPr>
                            <w:t>Presence Classifier</w:t>
                          </w:r>
                          <w:r w:rsidR="000B0EFA">
                            <w:rPr>
                              <w:rFonts w:ascii="Arial" w:hAnsi="Arial" w:cs="Arial"/>
                              <w:i/>
                              <w:sz w:val="20"/>
                            </w:rPr>
                            <w:t>.</w:t>
                          </w:r>
                          <w:proofErr w:type="gramEnd"/>
                          <w:r w:rsidR="000B0EFA">
                            <w:rPr>
                              <w:rFonts w:ascii="Arial" w:hAnsi="Arial" w:cs="Arial"/>
                              <w:sz w:val="20"/>
                            </w:rPr>
                            <w:t xml:space="preserve"> Y-axis represents the output probability of absent trial. The baseline is very low because present trials were more frequent than absent ones. Top: all trials considered. Blue line represent absent trials only, red line represents present trials only. Bottom:</w:t>
                          </w:r>
                          <w:r w:rsidR="00BA3800">
                            <w:rPr>
                              <w:rFonts w:ascii="Arial" w:hAnsi="Arial" w:cs="Arial"/>
                              <w:sz w:val="20"/>
                            </w:rPr>
                            <w:t xml:space="preserve"> Same classifier sorted by visibility. It can be noted that after a sharp peak common to all visibility ratings, differentiation comes after few hundreds millisecond. </w:t>
                          </w:r>
                        </w:p>
                      </w:txbxContent>
                    </v:textbox>
                  </v:shape>
                </v:group>
                <v:shape id="Picture 7183" o:spid="_x0000_s1058" type="#_x0000_t75" style="position:absolute;left:2571;top:33432;width:43187;height:323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ccBB7HAAAA3QAAAA8AAABkcnMvZG93bnJldi54bWxEj91qAjEUhO8LfYdwCr0pmlWx6mqUIhQL&#10;guA/3h02p7uLycmySXV9eyMIvRxm5htmMmusEReqfelYQaedgCDOnC45V7DbfreGIHxA1mgck4Ib&#10;eZhNX18mmGp35TVdNiEXEcI+RQVFCFUqpc8KsujbriKO3q+rLYYo61zqGq8Rbo3sJsmntFhyXCiw&#10;onlB2XnzZxUstsfe6rZeHEb7kzRns1/Rsv+h1Ptb8zUGEagJ/+Fn+0crGHSGPXi8iU9ATu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ccBB7HAAAA3QAAAA8AAAAAAAAAAAAA&#10;AAAAnwIAAGRycy9kb3ducmV2LnhtbFBLBQYAAAAABAAEAPcAAACTAwAAAAA=&#10;">
                  <v:imagedata r:id="rId34" o:title="presentAbsent_vis"/>
                  <v:path arrowok="t"/>
                </v:shape>
                <w10:anchorlock/>
              </v:group>
            </w:pict>
          </mc:Fallback>
        </mc:AlternateContent>
      </w:r>
      <w:r w:rsidRPr="00BA3800">
        <w:rPr>
          <w:rFonts w:ascii="Arial" w:hAnsi="Arial" w:cs="Arial"/>
          <w:noProof/>
          <w:sz w:val="24"/>
          <w:szCs w:val="24"/>
          <w:lang w:eastAsia="en-GB"/>
        </w:rPr>
        <w:t xml:space="preserve"> </w:t>
      </w:r>
      <w:r w:rsidR="000B0EFA" w:rsidRPr="000B0EFA">
        <w:rPr>
          <w:rFonts w:ascii="Arial" w:hAnsi="Arial" w:cs="Arial"/>
          <w:noProof/>
          <w:sz w:val="24"/>
          <w:szCs w:val="24"/>
          <w:lang w:eastAsia="en-GB"/>
        </w:rPr>
        <w:t xml:space="preserve"> </w:t>
      </w:r>
      <w:r w:rsidR="00262BFA" w:rsidRPr="00262BFA">
        <w:rPr>
          <w:rFonts w:ascii="Arial" w:hAnsi="Arial" w:cs="Arial"/>
          <w:noProof/>
          <w:sz w:val="24"/>
          <w:szCs w:val="24"/>
          <w:lang w:eastAsia="en-GB"/>
        </w:rPr>
        <w:t xml:space="preserve"> </w:t>
      </w:r>
      <w:r w:rsidR="000B0EFA" w:rsidRPr="000B0EFA">
        <w:rPr>
          <w:rFonts w:ascii="Arial" w:hAnsi="Arial" w:cs="Arial"/>
          <w:noProof/>
          <w:sz w:val="24"/>
          <w:szCs w:val="24"/>
          <w:lang w:eastAsia="en-GB"/>
        </w:rPr>
        <w:t xml:space="preserve"> </w:t>
      </w:r>
    </w:p>
    <w:p w:rsidR="00230647" w:rsidRDefault="00230647" w:rsidP="00230647">
      <w:pPr>
        <w:spacing w:line="480" w:lineRule="auto"/>
        <w:ind w:firstLine="708"/>
        <w:jc w:val="both"/>
        <w:rPr>
          <w:rFonts w:ascii="Arial" w:hAnsi="Arial" w:cs="Arial"/>
          <w:sz w:val="24"/>
          <w:szCs w:val="24"/>
        </w:rPr>
      </w:pPr>
      <w:r w:rsidRPr="00230647">
        <w:rPr>
          <w:rFonts w:ascii="Arial" w:hAnsi="Arial" w:cs="Arial"/>
          <w:sz w:val="24"/>
          <w:szCs w:val="24"/>
        </w:rPr>
        <w:lastRenderedPageBreak/>
        <w:t>A third classifier (</w:t>
      </w:r>
      <w:r w:rsidRPr="00230647">
        <w:rPr>
          <w:rFonts w:ascii="Arial" w:hAnsi="Arial" w:cs="Arial"/>
          <w:i/>
          <w:sz w:val="24"/>
          <w:szCs w:val="24"/>
        </w:rPr>
        <w:t>Visibility Classifier</w:t>
      </w:r>
      <w:r w:rsidRPr="00230647">
        <w:rPr>
          <w:rFonts w:ascii="Arial" w:hAnsi="Arial" w:cs="Arial"/>
          <w:sz w:val="24"/>
          <w:szCs w:val="24"/>
        </w:rPr>
        <w:t xml:space="preserve">) was trained on the discrimination </w:t>
      </w:r>
      <w:r w:rsidR="00AF0479">
        <w:rPr>
          <w:rFonts w:ascii="Arial" w:hAnsi="Arial" w:cs="Arial"/>
          <w:sz w:val="24"/>
          <w:szCs w:val="24"/>
        </w:rPr>
        <w:t>between seen/unseen trials (fig 8)</w:t>
      </w:r>
      <w:r w:rsidRPr="00230647">
        <w:rPr>
          <w:rFonts w:ascii="Arial" w:hAnsi="Arial" w:cs="Arial"/>
          <w:sz w:val="24"/>
          <w:szCs w:val="24"/>
        </w:rPr>
        <w:t>.</w:t>
      </w:r>
      <w:r w:rsidR="00113E05">
        <w:rPr>
          <w:rFonts w:ascii="Arial" w:hAnsi="Arial" w:cs="Arial"/>
          <w:sz w:val="24"/>
          <w:szCs w:val="24"/>
        </w:rPr>
        <w:t xml:space="preserve"> Great decoding performance can be observed only if considering all trials</w:t>
      </w:r>
      <w:r w:rsidR="001056DF">
        <w:rPr>
          <w:rFonts w:ascii="Arial" w:hAnsi="Arial" w:cs="Arial"/>
          <w:sz w:val="24"/>
          <w:szCs w:val="24"/>
        </w:rPr>
        <w:t>,</w:t>
      </w:r>
      <w:r w:rsidR="00113E05">
        <w:rPr>
          <w:rFonts w:ascii="Arial" w:hAnsi="Arial" w:cs="Arial"/>
          <w:sz w:val="24"/>
          <w:szCs w:val="24"/>
        </w:rPr>
        <w:t xml:space="preserve"> probably reflecting the presence/absence of the stimulus rather than visibility per se. </w:t>
      </w:r>
      <w:proofErr w:type="gramStart"/>
      <w:r w:rsidR="00E2250B">
        <w:rPr>
          <w:rFonts w:ascii="Arial" w:hAnsi="Arial" w:cs="Arial"/>
          <w:sz w:val="24"/>
          <w:szCs w:val="24"/>
        </w:rPr>
        <w:t>Selecting</w:t>
      </w:r>
      <w:proofErr w:type="gramEnd"/>
      <w:r w:rsidR="00113E05">
        <w:rPr>
          <w:rFonts w:ascii="Arial" w:hAnsi="Arial" w:cs="Arial"/>
          <w:sz w:val="24"/>
          <w:szCs w:val="24"/>
        </w:rPr>
        <w:t xml:space="preserve"> only those trials where a stimulus was indeed presented did not result hitherto to significant results. </w:t>
      </w:r>
    </w:p>
    <w:p w:rsidR="00037CEE" w:rsidRDefault="000B6438" w:rsidP="00230647">
      <w:pPr>
        <w:spacing w:line="480" w:lineRule="auto"/>
        <w:ind w:firstLine="708"/>
        <w:jc w:val="both"/>
        <w:rPr>
          <w:rFonts w:ascii="Arial" w:hAnsi="Arial" w:cs="Arial"/>
          <w:sz w:val="24"/>
          <w:szCs w:val="24"/>
        </w:rPr>
      </w:pPr>
      <w:r>
        <w:rPr>
          <w:rFonts w:ascii="Arial" w:hAnsi="Arial" w:cs="Arial"/>
          <w:noProof/>
          <w:sz w:val="24"/>
          <w:szCs w:val="24"/>
          <w:lang w:val="it-IT" w:eastAsia="it-IT"/>
        </w:rPr>
        <w:lastRenderedPageBreak/>
        <mc:AlternateContent>
          <mc:Choice Requires="wpg">
            <w:drawing>
              <wp:anchor distT="0" distB="0" distL="114300" distR="114300" simplePos="0" relativeHeight="251636224" behindDoc="0" locked="0" layoutInCell="1" allowOverlap="1" wp14:anchorId="26CA3989" wp14:editId="370E1616">
                <wp:simplePos x="0" y="0"/>
                <wp:positionH relativeFrom="column">
                  <wp:posOffset>-121285</wp:posOffset>
                </wp:positionH>
                <wp:positionV relativeFrom="paragraph">
                  <wp:posOffset>478790</wp:posOffset>
                </wp:positionV>
                <wp:extent cx="6127070" cy="7640353"/>
                <wp:effectExtent l="0" t="0" r="7620" b="0"/>
                <wp:wrapSquare wrapText="bothSides"/>
                <wp:docPr id="31" name="Group 31"/>
                <wp:cNvGraphicFramePr/>
                <a:graphic xmlns:a="http://schemas.openxmlformats.org/drawingml/2006/main">
                  <a:graphicData uri="http://schemas.microsoft.com/office/word/2010/wordprocessingGroup">
                    <wpg:wgp>
                      <wpg:cNvGrpSpPr/>
                      <wpg:grpSpPr>
                        <a:xfrm>
                          <a:off x="0" y="0"/>
                          <a:ext cx="6127070" cy="7640353"/>
                          <a:chOff x="-126196" y="0"/>
                          <a:chExt cx="6127854" cy="7640583"/>
                        </a:xfrm>
                      </wpg:grpSpPr>
                      <pic:pic xmlns:pic="http://schemas.openxmlformats.org/drawingml/2006/picture">
                        <pic:nvPicPr>
                          <pic:cNvPr id="30" name="Picture 30" descr="F:\Paris\images_acrossSubjs\visibilityPresent.jpg"/>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126196" y="3468385"/>
                            <a:ext cx="4793615" cy="3599815"/>
                          </a:xfrm>
                          <a:prstGeom prst="rect">
                            <a:avLst/>
                          </a:prstGeom>
                          <a:noFill/>
                          <a:ln>
                            <a:noFill/>
                          </a:ln>
                        </pic:spPr>
                      </pic:pic>
                      <wpg:grpSp>
                        <wpg:cNvPr id="29" name="Group 29"/>
                        <wpg:cNvGrpSpPr/>
                        <wpg:grpSpPr>
                          <a:xfrm>
                            <a:off x="0" y="0"/>
                            <a:ext cx="6001658" cy="7640583"/>
                            <a:chOff x="0" y="0"/>
                            <a:chExt cx="6001658" cy="7641302"/>
                          </a:xfrm>
                        </wpg:grpSpPr>
                        <pic:pic xmlns:pic="http://schemas.openxmlformats.org/drawingml/2006/picture">
                          <pic:nvPicPr>
                            <pic:cNvPr id="27" name="Picture 27" descr="F:\Paris\images_acrossSubjs\visibility.jpg"/>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794590" cy="3600171"/>
                            </a:xfrm>
                            <a:prstGeom prst="rect">
                              <a:avLst/>
                            </a:prstGeom>
                            <a:noFill/>
                            <a:ln>
                              <a:noFill/>
                            </a:ln>
                          </pic:spPr>
                        </pic:pic>
                        <wps:wsp>
                          <wps:cNvPr id="28" name="Text Box 2"/>
                          <wps:cNvSpPr txBox="1">
                            <a:spLocks noChangeArrowheads="1"/>
                          </wps:cNvSpPr>
                          <wps:spPr bwMode="auto">
                            <a:xfrm>
                              <a:off x="63014" y="7020831"/>
                              <a:ext cx="5938644" cy="620471"/>
                            </a:xfrm>
                            <a:prstGeom prst="rect">
                              <a:avLst/>
                            </a:prstGeom>
                            <a:solidFill>
                              <a:srgbClr val="FFFFFF"/>
                            </a:solidFill>
                            <a:ln w="9525">
                              <a:noFill/>
                              <a:miter lim="800000"/>
                              <a:headEnd/>
                              <a:tailEnd/>
                            </a:ln>
                          </wps:spPr>
                          <wps:txbx>
                            <w:txbxContent>
                              <w:p w:rsidR="00037CEE" w:rsidRDefault="00037CEE">
                                <w:proofErr w:type="gramStart"/>
                                <w:r w:rsidRPr="00037CEE">
                                  <w:rPr>
                                    <w:b/>
                                  </w:rPr>
                                  <w:t>Figure 8</w:t>
                                </w:r>
                                <w:r>
                                  <w:t>.</w:t>
                                </w:r>
                                <w:proofErr w:type="gramEnd"/>
                                <w:r>
                                  <w:t xml:space="preserve"> </w:t>
                                </w:r>
                                <w:proofErr w:type="gramStart"/>
                                <w:r>
                                  <w:t>Visibility classifier.</w:t>
                                </w:r>
                                <w:proofErr w:type="gramEnd"/>
                                <w:r w:rsidR="006C5F8A">
                                  <w:t xml:space="preserve"> Top: all trials considered. Bottom: only present trials considered</w:t>
                                </w:r>
                                <w:r w:rsidR="000C468C">
                                  <w:t xml:space="preserve"> (consider</w:t>
                                </w:r>
                                <w:r w:rsidR="00E01112">
                                  <w:t xml:space="preserve"> possible</w:t>
                                </w:r>
                                <w:r w:rsidR="000C468C">
                                  <w:t xml:space="preserve"> bug in the script)</w:t>
                                </w:r>
                                <w:r w:rsidR="006C5F8A">
                                  <w:t>.</w:t>
                                </w:r>
                              </w:p>
                            </w:txbxContent>
                          </wps:txbx>
                          <wps:bodyPr rot="0" vert="horz" wrap="square" lIns="91440" tIns="45720" rIns="91440" bIns="45720" anchor="t" anchorCtr="0">
                            <a:spAutoFit/>
                          </wps:bodyPr>
                        </wps:wsp>
                      </wpg:grpSp>
                    </wpg:wgp>
                  </a:graphicData>
                </a:graphic>
                <wp14:sizeRelH relativeFrom="margin">
                  <wp14:pctWidth>0</wp14:pctWidth>
                </wp14:sizeRelH>
                <wp14:sizeRelV relativeFrom="margin">
                  <wp14:pctHeight>0</wp14:pctHeight>
                </wp14:sizeRelV>
              </wp:anchor>
            </w:drawing>
          </mc:Choice>
          <mc:Fallback>
            <w:pict>
              <v:group id="Group 31" o:spid="_x0000_s1059" style="position:absolute;left:0;text-align:left;margin-left:-9.55pt;margin-top:37.7pt;width:482.45pt;height:601.6pt;z-index:251636224;mso-position-horizontal-relative:text;mso-position-vertical-relative:text;mso-width-relative:margin;mso-height-relative:margin" coordorigin="-1261" coordsize="61278,764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f6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rn/AA9/yHPFn/YVj/8ASK1roK5/&#10;w9/yHPFn/YVj/wDSK1oA6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5/w9/yHPFn/AGFY/wD0ita6Cuf8Pf8AIc8Wf9hW&#10;P/0itaAOg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uf8AD3/Ic8Wf9hWP/wBIrWugrn/D3/Ic8Wf9hWP/ANIrWgDo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rn/D3/Ic8Wf8AYVj/APSK1roK5/w9/wAhzxZ/2FY//SK1oA6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5&#10;/wAPf8hzxZ/2FY//AEita6Cuf8Pf8hzxZ/2FY/8A0itaAOg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&#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n/D3/Ic8Wf8AYVj/APSK1roK5/w9/wAhzxZ/2FY//SK1oA6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5/wAPf8hzxZ/2FY//AEita6Cuf8Pf8hzxZ/2FY/8A0itaAOg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9/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BxOtsZfEN27d&#10;Y1jhGP7oXf8AnmQ/pVEP5VxayHAVbmEsT0VRIuSfYDJ/CrGotv17U2B3IZ1CnORxEgOPoQR9QapX&#10;au9nOsS7pDGwUHuccV9BSj7sV5L8jJnpNFRwTR3EEc8Tbo5FDo2MZBGRUlfPtW0Zq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Hn&#10;0rBry8IOR9qmH5SNTajifzVefGPPkefb/d3sXx743YzUlfRWtoZHY+HpPM8O6fk5dLdI39nUbWH5&#10;g1pVh+FHzoxhOS8M8qse3zMXGPwcD6g1uV4eIVqsl5s0WwUUUViM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qhrjBPD+pMxwBayk/8AfBqo&#10;R5pKPcDgtOYvplozHJMKE/kKs1l6x4i0rQPJ/tO68jzt3l/u2bdjGfug+orUr6OcJWU2rJ7f8Ax8&#10;je8JPtbUYMZzIk+7/eXZj/yHnPv7V0tch4Zfy9bmjGP39tubPX923GP+/hz+FdfXi41WrN97fkaR&#10;2CiiiuQo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ByepW/wBk1SZAuEmPnR+nP3vx3ZJ/3h9KrKHkmSGJGeRyAFAJwMgZOOijIya6&#10;bU9MGoiE+cYmjY/MoySpHI547A556fWprOwt7GMrBGAzffc/ec+pPf8Ap0GBWHs25eR6axsVTXWQ&#10;WFmljaJAp3MBl3xy7d2P+eOnQVZoordK2h5spOTcnuFFFFAg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">
                <v:shape id="Picture 30" o:spid="_x0000_s1060" type="#_x0000_t75" style="position:absolute;left:-1261;top:34683;width:47935;height:359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j0EaC+AAAA2wAAAA8AAABkcnMvZG93bnJldi54bWxET01rwkAQvRf8D8sI3upGhVJTV6mKkmtV&#10;PI/ZaRKanQ27o4n/vnso9Ph436vN4Fr1oBAbzwZm0wwUceltw5WBy/nw+g4qCrLF1jMZeFKEzXr0&#10;ssLc+p6/6HGSSqUQjjkaqEW6XOtY1uQwTn1HnLhvHxxKgqHSNmCfwl2r51n2ph02nBpq7GhXU/lz&#10;ujsDYbaUzt2X13Z/K+R23BfZti+MmYyHzw9QQoP8i//chTWwSOvTl/QD9PoX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Lj0EaC+AAAA2wAAAA8AAAAAAAAAAAAAAAAAnwIAAGRy&#10;cy9kb3ducmV2LnhtbFBLBQYAAAAABAAEAPcAAACKAwAAAAA=&#10;">
                  <v:imagedata r:id="rId37" o:title="visibilityPresent"/>
                  <v:path arrowok="t"/>
                </v:shape>
                <v:group id="Group 29" o:spid="_x0000_s1061" style="position:absolute;width:60016;height:76405" coordsize="60016,764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Picture 27" o:spid="_x0000_s1062" type="#_x0000_t75" style="position:absolute;width:47945;height:36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G1EHFAAAA2wAAAA8AAABkcnMvZG93bnJldi54bWxEj1FrwkAQhN8L/odjBd/qxTxoTT2DCEUR&#10;oWj9AZvcNpc2t5fmThP/vVco9HGYnW92VvlgG3GjzteOFcymCQji0umaKwWXj7fnFxA+IGtsHJOC&#10;O3nI16OnFWba9Xyi2zlUIkLYZ6jAhNBmUvrSkEU/dS1x9D5dZzFE2VVSd9hHuG1kmiRzabHm2GCw&#10;pa2h8vt8tfGNwu3apZl9nX6GdH4/HorD+65QajIeNq8gAg3h//gvvdcK0gX8bokAkOsH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4BtRBxQAAANsAAAAPAAAAAAAAAAAAAAAA&#10;AJ8CAABkcnMvZG93bnJldi54bWxQSwUGAAAAAAQABAD3AAAAkQMAAAAA&#10;">
                    <v:imagedata r:id="rId38" o:title="visibility"/>
                    <v:path arrowok="t"/>
                  </v:shape>
                  <v:shape id="Text Box 2" o:spid="_x0000_s1063" type="#_x0000_t202" style="position:absolute;left:630;top:70208;width:59386;height:62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Ihbb8A&#10;AADbAAAADwAAAGRycy9kb3ducmV2LnhtbERPTWvCQBC9F/wPywje6kZBKdFVRCgU8aC2hx6H7JiN&#10;yc7G7Krx3zuHQo+P971c975Rd+piFdjAZJyBIi6Crbg08PP9+f4BKiZki01gMvCkCOvV4G2JuQ0P&#10;PtL9lEolIRxzNOBSanOtY+HIYxyHlli4c+g8JoFdqW2HDwn3jZ5m2Vx7rFgaHLa0dVTUp5uXkn0s&#10;bsdwvUz2tf519RxnB7czZjTsNwtQifr0L/5zf1kDUxkrX+QH6N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GAiFtvwAAANsAAAAPAAAAAAAAAAAAAAAAAJgCAABkcnMvZG93bnJl&#10;di54bWxQSwUGAAAAAAQABAD1AAAAhAMAAAAA&#10;" stroked="f">
                    <v:textbox style="mso-fit-shape-to-text:t">
                      <w:txbxContent>
                        <w:p w:rsidR="00037CEE" w:rsidRDefault="00037CEE">
                          <w:proofErr w:type="gramStart"/>
                          <w:r w:rsidRPr="00037CEE">
                            <w:rPr>
                              <w:b/>
                            </w:rPr>
                            <w:t>Figure 8</w:t>
                          </w:r>
                          <w:r>
                            <w:t>.</w:t>
                          </w:r>
                          <w:proofErr w:type="gramEnd"/>
                          <w:r>
                            <w:t xml:space="preserve"> </w:t>
                          </w:r>
                          <w:proofErr w:type="gramStart"/>
                          <w:r>
                            <w:t>Visibility classifier.</w:t>
                          </w:r>
                          <w:proofErr w:type="gramEnd"/>
                          <w:r w:rsidR="006C5F8A">
                            <w:t xml:space="preserve"> Top: all trials considered. Bottom: only present trials considered</w:t>
                          </w:r>
                          <w:r w:rsidR="000C468C">
                            <w:t xml:space="preserve"> (consider</w:t>
                          </w:r>
                          <w:r w:rsidR="00E01112">
                            <w:t xml:space="preserve"> possible</w:t>
                          </w:r>
                          <w:r w:rsidR="000C468C">
                            <w:t xml:space="preserve"> bug in the script)</w:t>
                          </w:r>
                          <w:r w:rsidR="006C5F8A">
                            <w:t>.</w:t>
                          </w:r>
                        </w:p>
                      </w:txbxContent>
                    </v:textbox>
                  </v:shape>
                </v:group>
                <w10:wrap type="square"/>
              </v:group>
            </w:pict>
          </mc:Fallback>
        </mc:AlternateContent>
      </w:r>
      <w:r w:rsidRPr="000B6438">
        <w:rPr>
          <w:rFonts w:ascii="Arial" w:hAnsi="Arial" w:cs="Arial"/>
          <w:noProof/>
          <w:sz w:val="24"/>
          <w:szCs w:val="24"/>
          <w:lang w:eastAsia="en-GB"/>
        </w:rPr>
        <w:t xml:space="preserve"> </w:t>
      </w:r>
    </w:p>
    <w:p w:rsidR="00037CEE" w:rsidRDefault="00037CEE" w:rsidP="00037CEE">
      <w:pPr>
        <w:spacing w:line="480" w:lineRule="auto"/>
        <w:jc w:val="both"/>
        <w:rPr>
          <w:rFonts w:ascii="Arial" w:hAnsi="Arial" w:cs="Arial"/>
          <w:sz w:val="24"/>
          <w:szCs w:val="24"/>
        </w:rPr>
      </w:pPr>
      <w:bookmarkStart w:id="419" w:name="_GoBack"/>
      <w:bookmarkEnd w:id="419"/>
    </w:p>
    <w:p w:rsidR="00113E05" w:rsidRPr="00E63F9B" w:rsidRDefault="00113E05" w:rsidP="00E63F9B">
      <w:pPr>
        <w:spacing w:line="480" w:lineRule="auto"/>
        <w:jc w:val="both"/>
        <w:rPr>
          <w:rFonts w:ascii="Arial" w:hAnsi="Arial" w:cs="Arial"/>
          <w:sz w:val="24"/>
          <w:szCs w:val="24"/>
        </w:rPr>
      </w:pPr>
      <w:r>
        <w:rPr>
          <w:rFonts w:ascii="Arial" w:hAnsi="Arial" w:cs="Arial"/>
          <w:sz w:val="24"/>
          <w:szCs w:val="24"/>
        </w:rPr>
        <w:lastRenderedPageBreak/>
        <w:t xml:space="preserve">Furthermore, classifiers were trained on the </w:t>
      </w:r>
      <w:proofErr w:type="spellStart"/>
      <w:r>
        <w:rPr>
          <w:rFonts w:ascii="Arial" w:hAnsi="Arial" w:cs="Arial"/>
          <w:sz w:val="24"/>
          <w:szCs w:val="24"/>
        </w:rPr>
        <w:t>lamda</w:t>
      </w:r>
      <w:proofErr w:type="spellEnd"/>
      <w:r>
        <w:rPr>
          <w:rFonts w:ascii="Arial" w:hAnsi="Arial" w:cs="Arial"/>
          <w:sz w:val="24"/>
          <w:szCs w:val="24"/>
        </w:rPr>
        <w:t xml:space="preserve"> of the </w:t>
      </w:r>
      <w:proofErr w:type="spellStart"/>
      <w:proofErr w:type="gramStart"/>
      <w:r>
        <w:rPr>
          <w:rFonts w:ascii="Arial" w:hAnsi="Arial" w:cs="Arial"/>
          <w:sz w:val="24"/>
          <w:szCs w:val="24"/>
        </w:rPr>
        <w:t>gabors</w:t>
      </w:r>
      <w:proofErr w:type="spellEnd"/>
      <w:proofErr w:type="gramEnd"/>
      <w:r>
        <w:rPr>
          <w:rFonts w:ascii="Arial" w:hAnsi="Arial" w:cs="Arial"/>
          <w:sz w:val="24"/>
          <w:szCs w:val="24"/>
        </w:rPr>
        <w:t xml:space="preserve"> presented and on the tilt of the task (fig 9). </w:t>
      </w:r>
    </w:p>
    <w:p w:rsidR="00113E05" w:rsidRDefault="00113E05" w:rsidP="00230647">
      <w:pPr>
        <w:spacing w:line="480" w:lineRule="auto"/>
        <w:rPr>
          <w:rFonts w:ascii="Arial" w:hAnsi="Arial" w:cs="Arial"/>
          <w:noProof/>
          <w:lang w:eastAsia="en-GB"/>
        </w:rPr>
      </w:pPr>
    </w:p>
    <w:p w:rsidR="00695F3B" w:rsidRPr="00230647" w:rsidRDefault="00113E05" w:rsidP="00230647">
      <w:pPr>
        <w:spacing w:line="480" w:lineRule="auto"/>
        <w:rPr>
          <w:rFonts w:ascii="Arial" w:hAnsi="Arial" w:cs="Arial"/>
        </w:rPr>
      </w:pPr>
      <w:r>
        <w:rPr>
          <w:rFonts w:ascii="Arial" w:hAnsi="Arial" w:cs="Arial"/>
          <w:noProof/>
          <w:lang w:val="it-IT" w:eastAsia="it-IT"/>
        </w:rPr>
        <mc:AlternateContent>
          <mc:Choice Requires="wpg">
            <w:drawing>
              <wp:inline distT="0" distB="0" distL="0" distR="0">
                <wp:extent cx="6167755" cy="7665085"/>
                <wp:effectExtent l="0" t="0" r="4445" b="0"/>
                <wp:docPr id="7173" name="Group 7173"/>
                <wp:cNvGraphicFramePr/>
                <a:graphic xmlns:a="http://schemas.openxmlformats.org/drawingml/2006/main">
                  <a:graphicData uri="http://schemas.microsoft.com/office/word/2010/wordprocessingGroup">
                    <wpg:wgp>
                      <wpg:cNvGrpSpPr/>
                      <wpg:grpSpPr>
                        <a:xfrm>
                          <a:off x="0" y="0"/>
                          <a:ext cx="6167755" cy="7665085"/>
                          <a:chOff x="31534" y="588623"/>
                          <a:chExt cx="6168519" cy="7665730"/>
                        </a:xfrm>
                      </wpg:grpSpPr>
                      <wpg:grpSp>
                        <wpg:cNvPr id="7171" name="Group 7171"/>
                        <wpg:cNvGrpSpPr/>
                        <wpg:grpSpPr>
                          <a:xfrm>
                            <a:off x="31534" y="588623"/>
                            <a:ext cx="4793615" cy="7241583"/>
                            <a:chOff x="31534" y="588623"/>
                            <a:chExt cx="4793615" cy="7241583"/>
                          </a:xfrm>
                        </wpg:grpSpPr>
                        <pic:pic xmlns:pic="http://schemas.openxmlformats.org/drawingml/2006/picture">
                          <pic:nvPicPr>
                            <pic:cNvPr id="7169" name="Picture 7169" descr="F:\Paris\images_acrossSubjs\lambda.jpg"/>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31534" y="4230391"/>
                              <a:ext cx="4793615" cy="3599815"/>
                            </a:xfrm>
                            <a:prstGeom prst="rect">
                              <a:avLst/>
                            </a:prstGeom>
                            <a:noFill/>
                            <a:ln>
                              <a:noFill/>
                            </a:ln>
                          </pic:spPr>
                        </pic:pic>
                        <pic:pic xmlns:pic="http://schemas.openxmlformats.org/drawingml/2006/picture">
                          <pic:nvPicPr>
                            <pic:cNvPr id="7168" name="Picture 7168" descr="F:\Paris\images_acrossSubjs\tilt.jpg"/>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31534" y="588623"/>
                              <a:ext cx="4793615" cy="3599815"/>
                            </a:xfrm>
                            <a:prstGeom prst="rect">
                              <a:avLst/>
                            </a:prstGeom>
                            <a:noFill/>
                            <a:ln>
                              <a:noFill/>
                            </a:ln>
                          </pic:spPr>
                        </pic:pic>
                      </wpg:grpSp>
                      <wps:wsp>
                        <wps:cNvPr id="7172" name="Text Box 2"/>
                        <wps:cNvSpPr txBox="1">
                          <a:spLocks noChangeArrowheads="1"/>
                        </wps:cNvSpPr>
                        <wps:spPr bwMode="auto">
                          <a:xfrm>
                            <a:off x="262759" y="7830207"/>
                            <a:ext cx="5937294" cy="424146"/>
                          </a:xfrm>
                          <a:prstGeom prst="rect">
                            <a:avLst/>
                          </a:prstGeom>
                          <a:solidFill>
                            <a:srgbClr val="FFFFFF"/>
                          </a:solidFill>
                          <a:ln w="9525">
                            <a:noFill/>
                            <a:miter lim="800000"/>
                            <a:headEnd/>
                            <a:tailEnd/>
                          </a:ln>
                        </wps:spPr>
                        <wps:txbx>
                          <w:txbxContent>
                            <w:p w:rsidR="00113E05" w:rsidRDefault="00113E05" w:rsidP="00113E05">
                              <w:proofErr w:type="gramStart"/>
                              <w:r w:rsidRPr="00037CEE">
                                <w:rPr>
                                  <w:b/>
                                </w:rPr>
                                <w:t xml:space="preserve">Figure </w:t>
                              </w:r>
                              <w:r>
                                <w:rPr>
                                  <w:b/>
                                </w:rPr>
                                <w:t>9</w:t>
                              </w:r>
                              <w:r>
                                <w:t>.</w:t>
                              </w:r>
                              <w:proofErr w:type="gramEnd"/>
                              <w:r>
                                <w:t xml:space="preserve"> Top: tilt </w:t>
                              </w:r>
                              <w:proofErr w:type="spellStart"/>
                              <w:r>
                                <w:t>classifer</w:t>
                              </w:r>
                              <w:proofErr w:type="spellEnd"/>
                              <w:r>
                                <w:t xml:space="preserve">. Bottom: lambda </w:t>
                              </w:r>
                              <w:proofErr w:type="spellStart"/>
                              <w:r>
                                <w:t>classifer</w:t>
                              </w:r>
                              <w:proofErr w:type="spellEnd"/>
                              <w:r>
                                <w:t>.</w:t>
                              </w:r>
                            </w:p>
                          </w:txbxContent>
                        </wps:txbx>
                        <wps:bodyPr rot="0" vert="horz" wrap="square" lIns="91440" tIns="45720" rIns="91440" bIns="45720" anchor="t" anchorCtr="0">
                          <a:spAutoFit/>
                        </wps:bodyPr>
                      </wps:wsp>
                    </wpg:wgp>
                  </a:graphicData>
                </a:graphic>
              </wp:inline>
            </w:drawing>
          </mc:Choice>
          <mc:Fallback>
            <w:pict>
              <v:group id="Group 7173" o:spid="_x0000_s1064" style="width:485.65pt;height:603.55pt;mso-position-horizontal-relative:char;mso-position-vertical-relative:line" coordorigin="315,5886" coordsize="61685,7665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c/4e/5Dniz/sKx/wDpFa10Fc/4e/5Dniz/ALCsf/pFa0Ad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c/4e/wCQ54s/7Csf/pFa10Fc/wCHv+Q54s/7Csf/AKRWtAHQ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XP+Hv&#10;+Q54s/7Csf8A6RWtdBXP+Hv+Q54s/wCwrH/6RWtAHQ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XP+Hv8AkOeLP+wrH/6R&#10;WtdBXP8Ah7/kOeLP+wrH/wCkVrQB0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Vz/h7/kOeLP+wrH/AOkVrXQVz/h7/kOe&#10;LP8AsKx/+kVrQB0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s+LRNOg+3GC38h&#10;r7PnvC7I5znO1lIKcs7fKR8zu33mJOhRQBz9t4N0m20PTdJDXxj06LyYLgX0sc4XjKmVGVtpwpKA&#10;hflXAAVcaCaHpcV5a3UVhBHNaRCGAom0RoAQoCjj5QzhePlDuBgO2dCigDL03w9pmk3DT2cEiuUM&#10;aB55JFhQkEpErMREnC/KgUfKvHyjFPw9/wAhzxZ/2FY//SK1roK5/wAPf8hzxZ/2FY//AEitaAOg&#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uf8Pf8hzxZ/2FY/8A0ita6Cuf8Pf8hzxZ/wBhWP8A9IrWgDo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rn/D3/ACHPFn/YVj/9IrWugrn/AA9/yHPFn/YVj/8ASK1oA6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5/w9/yHPFn&#10;/YVj/wDSK1roK5/w9/yHPFn/AGFY/wD0itaAOgooooAKKKKACiiigAooooAKKKKACiiigAooooAK&#10;KKKACiiigAoorI1g/wDE08P/APX+/wD6TT1cIc7t5P8ABXBmvRRR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c/wCHv+Q54s/7Csf/AKRWtdBXP+Hv+Q54s/7Csf8A6RWtAHQUUUUAFFFFABRRRQAU&#10;UUUAFFFFABRRRQAUUUUAFFFFABRRRQAVzXiQj+2tEGefN6f9tYa6WuS8USf8VDooTlo5E3j0DzxB&#10;fz2N+VdWCV6y+f5MmWx1tFFFcpQ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Vz/h7/kOeLP8AsKx/&#10;+kVrXQVz/h7/AJDniz/sKx/+kVrQB0FFFFABRRRQAUUUUAFFFFABRRRQAUUUUAFFFFABRRRQAUUU&#10;UAFcZ4kdR4nt88CP7JIzHoFE7Ek+wAJNdnXB+JWMuq6k7dY4VhGP7oUv+eZD+ld2Xq9V+n6omWx3&#10;lFFFcJQ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c/4e&#10;/wCQ54s/7Csf/pFa10Fc/wCHv+Q54s/7Csf/AKRWtAHQUUUUAFFFFABRRRQAUUUUAFFFFABRRRQA&#10;UUUUAFFFFABRRRQAV8rfFchvGBcHKukjqR0ZTcTEEexBBr6pr5K+Il7Fd+IoEjDf6PZQxsSOCSC+&#10;R7YcfjmvrOEYt4qTXRGFf4T6n0X/AJAOnf8AXtH/AOgir1ZfhtlfwtpDowZWsoSCDkEbBWpXy9ZW&#10;qSXmzZbBRRRWYw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uf8Pf8AIc8Wf9hWP/0ita6Cuf8AD3/Ic8Wf&#10;9hWP/wBIrWgDoKKKKACiiigAooooAKKKKACiiigAooooAKKKKACiiigAooooAiurhLS0muZAxSGN&#10;pGC9SAMnFfIfjiFrfxddwuQWjjgQkdMiFBX1hr7FPDmqOOq2kpGf9w18j+LbmW68XatJM+5hdPGD&#10;gD5VO1Rx6AAV9pwfB+0qT8rfkc2I2R9SfD24e5+HmgSOFBFlHH8voo2j9AK6WuU+GbBvhvoRByPs&#10;2PyJrq6+VxytiqiX8z/Nm8fhQUUUVyl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c/wCHv+Q54s/7Csf/&#10;AKRWtdBXP+Hv+Q54s/7Csf8A6RWtAHQUUUUAFFFFABRRRQAUUUUAFFFFABRRRQAUUUUAFFFFABRR&#10;RQBleJWI8P3Sg8SbYm91ZgrD8QSK+UtYtI7nX/FMrlg1tLLKmDwSbhU59sOfxxX1R4rJHh6XBx++&#10;g/8ARyV8v6H/AMiJ4r/7c/8A0aa+14WbhRqVF/NFfe0jmr6tI+hfhJM03wv0V2ABCypx6LK4H8q7&#10;WvPPgnNJL8NbRHbKxTzIgx0G4t/NjXodfM5rHlx1Zf3pfmbw+FBRRRXAU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rn/D3/Ic8Wf8AYVj/APSK1roK5/w9&#10;/wAhzxZ/2FY//SK1oA6CiiigAooooAKKKKACiiigAooooAKKKKACiiigAooooAKKKKAOd8R/8hCw&#10;/wCuU38468I0+5SDwtrUbBiZ5LaNcdiC7c/gpr3rxF/x82f+5J/NK+e9Z/c6zqVvF8kAu3xGvC8M&#10;wHHTgEgfWvKxukr+v5H3nDCVSi6b/uv7pNnt3wttntfB6xuVJMxk+X0dEYfoRXa1y/gD/kVLb/ci&#10;/wDRMddRXoUFamkfJZpJzxlST6sKKKK1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Vz/h7/kOeLP+wrH/AOkVrXQVz/h7/kOeLP8AsKx/+kVrQB0FFFFABRRRQAUUUUAFFFFABRRR&#10;QAUUUUAFFFFABRRRQAUUUUAZPiJc6SXA+eOaMqfTLhT+jGvMfFvhK813UIbu0ngXbF5bLKSOhJBB&#10;AOep/KvVNcUHQ7xu8cRlH1X5h+GQK5quXEQU3ZnvZTiqmHjz0903+SOk0IEaNbsej7pF91ZiwP5E&#10;Vo1R0T/kA6d/16xf+gir1dEfhR41f+LL1YUUUVRk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Vz/h7/kOe&#10;LP8AsKx/+kVrXQVz/h7/AJDniz/sKx/+kVrQB0FFFFABRRRQAUUUUAFFFFABRRRQAUUUUAFFFFAB&#10;RRRQAUUUUAQXsLXNhcQIQGkiZAT0yRiuOikE0KSqCFdQwz1wa7iuA3G10wlVAaGIja3YqOh+hGKw&#10;rbpnqZfrGUfNfqdnpQA0exAGALeP/wBBFXKjt4VtraKBCSsaBAT1wBipK2WiPNm+aTaCiiimS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Vz/h7/kOeLP+wrH/AOkVrXQVz/h7/kOeLP8AsKx/+kVrQB0FFFFA&#10;BRRRQAUUUUAFFFFABRRRQAUUUUAFFFFABRRRQAUUUUAFcJfxnytRQHlpLj9Wau7rjdXQ/wBpamBy&#10;ZHUKB1JMaAD6k1jWWh6OWy99r5/j/wAE7Kiiitjzg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rn/&#10;AA9/yHPFn/YVj/8ASK1roK5/w9/yHPFn/YVj/wDSK1oA6CiiigAooooAKKKKACiiigAooooAKKKK&#10;ACiiigAooooAKKKKACuU1ldniOIKMK72rn3bzdpP5Kv5V1dc7raBdd09jz5pQY9Nkq/z3/pWdVe6&#10;dmBlarby/wCD+h0VFFFaHG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c/wCHv+Q54s/7Csf/AKRW&#10;tdBXP+Hv+Q54s/7Csf8A6RWtAHQUUUUAFFFFABRRRQAUUUUAFFFFABRRRQAUUUUAFFFFABRRRQAV&#10;j6vCZNW0Yk/u2nZDjrkKZB+GYufr+WxUE9rHcTW0rlg1vIZUwepKMnP4Of0qZK6sa0Z8kubyf5Mn&#10;oooqjI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3+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uf8Pf8hzxZ/wBhWP8A&#10;9IrWugrn/D3/ACHPFn/YVj/9IrWgDo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rn/AA9/yHPFn/YVj/8ASK1roK5/w9/y&#10;HPFn/YVj/wDSK1oA6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5/w9/yHPFn/AGFY/wD0ita6Cuf8Pf8AIc8Wf9hWP/0i&#10;taAOg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uf8AD3/Ic8Wf9hWP/wBIrWugrn/D3/Ic8Wf9hWP/ANIrWgDo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rn/D3/Ic8Wf8AYVj/APSK1roK5/w9/wAhzxZ/2FY//SK1oA6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Z8WiadB9uMFv5DX2fPeF2RznOdrKQU5Z2+Uj5ndvvMSdCigDn&#10;7bwbpNtoem6SGvjHp0XkwXAvpY5wvGVMqMrbThSUBC/KuAAq4k/4RHRxqltqMcd3DPaoscCQX08c&#10;USDZ8ixK4QIfLTKhcHaMg1uUUAZem+HtM0m4aezgkVyhjQPPJIsKEglIlZiIk4X5UCj5V4+UYp+H&#10;v+Q54s/7Csf/AKRWtdBXP+Hv+Q54s/7Csf8A6RWtAHQ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XP+Hv+Q54s/wCwrH/6&#10;RWtdBXP+Hv8AkOeLP+wrH/6RWtAHQ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XP8Ah7/kOeLP+wrH/wCkVrXQVz/h7/kO&#10;eLP+wrH/AOkVrQB0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Vz/h7/kOeLP8AsKx/+kVrXQVz/h7/AJDniz/sKx/+kVrQ&#10;B0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Vz/h7/AJDniz/sKx/+kVrXQVz/AIe/5Dniz/sK&#10;x/8ApFa0Ad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">
                <v:group id="Group 7171" o:spid="_x0000_s1065" style="position:absolute;left:315;top:5886;width:47936;height:72416" coordorigin="315,5886" coordsize="47936,724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5Uo6xgAAAN0A&#10;AAAPAAAAAAAAAAAAAAAAAKoCAABkcnMvZG93bnJldi54bWxQSwUGAAAAAAQABAD6AAAAnQMAAAAA&#10;">
                  <v:shape id="Picture 7169" o:spid="_x0000_s1066" type="#_x0000_t75" style="position:absolute;left:315;top:42303;width:47936;height:359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rEzTEAAAA3QAAAA8AAABkcnMvZG93bnJldi54bWxEj0FrAjEUhO8F/0N4Qm81sYK1W6OIUBDq&#10;pepBb8/N62bp5iVssrr+eyMUehxm5htmvuxdIy7UxtqzhvFIgSAuvam50nDYf77MQMSEbLDxTBpu&#10;FGG5GDzNsTD+yt902aVKZAjHAjXYlEIhZSwtOYwjH4iz9+NbhynLtpKmxWuGu0a+KjWVDmvOCxYD&#10;rS2Vv7vOaVAUtskeWXVdGSZH+3U+1fuz1s/DfvUBIlGf/sN/7Y3R8DaevsPjTX4CcnE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mrEzTEAAAA3QAAAA8AAAAAAAAAAAAAAAAA&#10;nwIAAGRycy9kb3ducmV2LnhtbFBLBQYAAAAABAAEAPcAAACQAwAAAAA=&#10;">
                    <v:imagedata r:id="rId41" o:title="lambda"/>
                    <v:path arrowok="t"/>
                  </v:shape>
                  <v:shape id="Picture 7168" o:spid="_x0000_s1067" type="#_x0000_t75" style="position:absolute;left:315;top:5886;width:47936;height:359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YcsOTDAAAA3QAAAA8AAABkcnMvZG93bnJldi54bWxET8tOwkAU3ZvwD5NL4s5OQVKlMhAeNVR3&#10;gonbm861bejcaTpDW/7eWZC4PDnv1WY0jeipc7VlBbMoBkFcWF1zqeD7/P70CsJ5ZI2NZVJwIweb&#10;9eRhham2A39Rf/KlCCHsUlRQed+mUrqiIoMusi1x4H5tZ9AH2JVSdziEcNPIeRwn0mDNoaHClvYV&#10;FZfT1SigbMfZYZFff3S8+1wcP5btc6+VepyO2zcQnkb/L767c63gZZaEueFNeAJy/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hyw5MMAAADdAAAADwAAAAAAAAAAAAAAAACf&#10;AgAAZHJzL2Rvd25yZXYueG1sUEsFBgAAAAAEAAQA9wAAAI8DAAAAAA==&#10;">
                    <v:imagedata r:id="rId42" o:title="tilt"/>
                    <v:path arrowok="t"/>
                  </v:shape>
                </v:group>
                <v:shape id="Text Box 2" o:spid="_x0000_s1068" type="#_x0000_t202" style="position:absolute;left:2627;top:78302;width:59373;height:42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McZMQA&#10;AADdAAAADwAAAGRycy9kb3ducmV2LnhtbESPS4vCMBSF9wPzH8IdcDemFdShGmUYEERc+JiFy0tz&#10;bWqbm9pErf/eCILLw3l8nOm8s7W4UutLxwrSfgKCOHe65ELB/37x/QPCB2SNtWNScCcP89nnxxQz&#10;7W68pesuFCKOsM9QgQmhyaT0uSGLvu8a4ugdXWsxRNkWUrd4i+O2loMkGUmLJUeCwYb+DOXV7mIj&#10;ZO3zy9adT+m6kgdTjXC4MSulel/d7wREoC68w6/2UisYp+MBPN/EJ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zHGTEAAAA3QAAAA8AAAAAAAAAAAAAAAAAmAIAAGRycy9k&#10;b3ducmV2LnhtbFBLBQYAAAAABAAEAPUAAACJAwAAAAA=&#10;" stroked="f">
                  <v:textbox style="mso-fit-shape-to-text:t">
                    <w:txbxContent>
                      <w:p w:rsidR="00113E05" w:rsidRDefault="00113E05" w:rsidP="00113E05">
                        <w:proofErr w:type="gramStart"/>
                        <w:r w:rsidRPr="00037CEE">
                          <w:rPr>
                            <w:b/>
                          </w:rPr>
                          <w:t xml:space="preserve">Figure </w:t>
                        </w:r>
                        <w:r>
                          <w:rPr>
                            <w:b/>
                          </w:rPr>
                          <w:t>9</w:t>
                        </w:r>
                        <w:r>
                          <w:t>.</w:t>
                        </w:r>
                        <w:proofErr w:type="gramEnd"/>
                        <w:r>
                          <w:t xml:space="preserve"> Top: tilt </w:t>
                        </w:r>
                        <w:proofErr w:type="spellStart"/>
                        <w:r>
                          <w:t>classifer</w:t>
                        </w:r>
                        <w:proofErr w:type="spellEnd"/>
                        <w:r>
                          <w:t xml:space="preserve">. Bottom: lambda </w:t>
                        </w:r>
                        <w:proofErr w:type="spellStart"/>
                        <w:r>
                          <w:t>classifer</w:t>
                        </w:r>
                        <w:proofErr w:type="spellEnd"/>
                        <w:r>
                          <w:t>.</w:t>
                        </w:r>
                      </w:p>
                    </w:txbxContent>
                  </v:textbox>
                </v:shape>
                <w10:anchorlock/>
              </v:group>
            </w:pict>
          </mc:Fallback>
        </mc:AlternateContent>
      </w:r>
    </w:p>
    <w:sectPr w:rsidR="00695F3B" w:rsidRPr="00230647">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1" w:author="Tiziana" w:date="2014-10-30T22:35:00Z" w:initials="T">
    <w:p w:rsidR="0045574F" w:rsidRDefault="0045574F">
      <w:pPr>
        <w:pStyle w:val="CommentText"/>
      </w:pPr>
      <w:r>
        <w:rPr>
          <w:rStyle w:val="CommentReference"/>
        </w:rPr>
        <w:annotationRef/>
      </w:r>
      <w:r>
        <w:t xml:space="preserve">You have to structure your method. 1. Describe protocol in totality, 2. Then detail experimental manipulation 3. </w:t>
      </w:r>
      <w:proofErr w:type="spellStart"/>
      <w:proofErr w:type="gramStart"/>
      <w:r>
        <w:t>etc</w:t>
      </w:r>
      <w:proofErr w:type="spellEnd"/>
      <w:proofErr w:type="gramEnd"/>
    </w:p>
  </w:comment>
  <w:comment w:id="103" w:author="Tiziana" w:date="2014-10-30T22:35:00Z" w:initials="T">
    <w:p w:rsidR="007F2B19" w:rsidRDefault="007F2B19">
      <w:pPr>
        <w:pStyle w:val="CommentText"/>
      </w:pPr>
      <w:r>
        <w:rPr>
          <w:rStyle w:val="CommentReference"/>
        </w:rPr>
        <w:annotationRef/>
      </w:r>
      <w:proofErr w:type="spellStart"/>
      <w:proofErr w:type="gramStart"/>
      <w:r w:rsidR="00ED6FF1">
        <w:t>i</w:t>
      </w:r>
      <w:proofErr w:type="spellEnd"/>
      <w:r w:rsidR="00ED6FF1">
        <w:t>s</w:t>
      </w:r>
      <w:proofErr w:type="gramEnd"/>
      <w:r w:rsidR="00ED6FF1">
        <w:t xml:space="preserve"> this not counter balanced across subjects?</w:t>
      </w:r>
    </w:p>
  </w:comment>
  <w:comment w:id="153" w:author="Tiziana" w:date="2014-10-30T22:35:00Z" w:initials="T">
    <w:p w:rsidR="006C4FC1" w:rsidRDefault="006C4FC1">
      <w:pPr>
        <w:pStyle w:val="CommentText"/>
      </w:pPr>
      <w:r>
        <w:rPr>
          <w:rStyle w:val="CommentReference"/>
        </w:rPr>
        <w:annotationRef/>
      </w:r>
      <w:r w:rsidR="00ED6FF1">
        <w:t>OK?</w:t>
      </w:r>
    </w:p>
  </w:comment>
  <w:comment w:id="160" w:author="Tiziana" w:date="2014-10-30T22:35:00Z" w:initials="T">
    <w:p w:rsidR="0045574F" w:rsidRDefault="0045574F">
      <w:pPr>
        <w:pStyle w:val="CommentText"/>
      </w:pPr>
      <w:r>
        <w:rPr>
          <w:rStyle w:val="CommentReference"/>
        </w:rPr>
        <w:annotationRef/>
      </w:r>
      <w:r>
        <w:t>In APA, number below 10 are written in words</w:t>
      </w:r>
    </w:p>
  </w:comment>
  <w:comment w:id="165" w:author="Tiziana" w:date="2014-10-30T22:35:00Z" w:initials="T">
    <w:p w:rsidR="0045574F" w:rsidRDefault="0045574F">
      <w:pPr>
        <w:pStyle w:val="CommentText"/>
      </w:pPr>
      <w:r>
        <w:rPr>
          <w:rStyle w:val="CommentReference"/>
        </w:rPr>
        <w:annotationRef/>
      </w:r>
      <w:r>
        <w:t>This is confusing for the reader. Refer to this condition as the absent condition.</w:t>
      </w:r>
    </w:p>
  </w:comment>
  <w:comment w:id="240" w:author="Tiziana" w:date="2014-10-30T22:35:00Z" w:initials="T">
    <w:p w:rsidR="00A70255" w:rsidRDefault="00A70255">
      <w:pPr>
        <w:pStyle w:val="CommentText"/>
      </w:pPr>
      <w:r>
        <w:rPr>
          <w:rStyle w:val="CommentReference"/>
        </w:rPr>
        <w:annotationRef/>
      </w:r>
      <w:r w:rsidR="00ED6FF1">
        <w:t xml:space="preserve">Keep </w:t>
      </w:r>
      <w:r w:rsidR="00ED6FF1">
        <w:t xml:space="preserve">the whole </w:t>
      </w:r>
      <w:proofErr w:type="spellStart"/>
      <w:r w:rsidR="00ED6FF1">
        <w:t xml:space="preserve">document </w:t>
      </w:r>
      <w:proofErr w:type="spellEnd"/>
      <w:r w:rsidR="00ED6FF1">
        <w:t xml:space="preserve">with the same </w:t>
      </w:r>
      <w:r w:rsidR="00ED6FF1">
        <w:t>units</w:t>
      </w:r>
      <w:r w:rsidR="00ED6FF1">
        <w:t xml:space="preserve">, chose either </w:t>
      </w:r>
      <w:proofErr w:type="spellStart"/>
      <w:r w:rsidR="00ED6FF1">
        <w:t>ms</w:t>
      </w:r>
      <w:proofErr w:type="spellEnd"/>
      <w:r w:rsidR="00ED6FF1">
        <w:t xml:space="preserve"> or s. I </w:t>
      </w:r>
      <w:proofErr w:type="spellStart"/>
      <w:r w:rsidR="00ED6FF1">
        <w:t>per</w:t>
      </w:r>
      <w:r w:rsidR="00ED6FF1">
        <w:t>sonnally</w:t>
      </w:r>
      <w:proofErr w:type="spellEnd"/>
      <w:r w:rsidR="00ED6FF1">
        <w:t xml:space="preserve"> prefer </w:t>
      </w:r>
      <w:proofErr w:type="spellStart"/>
      <w:r w:rsidR="00ED6FF1">
        <w:t>ms</w:t>
      </w:r>
      <w:proofErr w:type="spellEnd"/>
    </w:p>
  </w:comment>
  <w:comment w:id="391" w:author="Tiziana" w:date="2014-10-30T22:35:00Z" w:initials="T">
    <w:p w:rsidR="00042E27" w:rsidRDefault="00042E27">
      <w:pPr>
        <w:pStyle w:val="CommentText"/>
      </w:pPr>
      <w:r>
        <w:rPr>
          <w:rStyle w:val="CommentReference"/>
        </w:rPr>
        <w:annotationRef/>
      </w:r>
      <w:r>
        <w:rPr>
          <w:rStyle w:val="CommentReference"/>
        </w:rPr>
        <w:t xml:space="preserve">Peer reviewed papers tend not report pilot studies. It may a shame, but we have space limits. Consider keeping it as an argument for protocol if you have supplementary materials </w:t>
      </w:r>
    </w:p>
  </w:comment>
  <w:comment w:id="396" w:author="Tiziana" w:date="2014-10-30T22:35:00Z" w:initials="T">
    <w:p w:rsidR="00042E27" w:rsidRDefault="00042E27">
      <w:pPr>
        <w:pStyle w:val="CommentText"/>
      </w:pPr>
      <w:r>
        <w:rPr>
          <w:rStyle w:val="CommentReference"/>
        </w:rPr>
        <w:annotationRef/>
      </w:r>
      <w:r>
        <w:t>Did you use a staircase in the end? If so you need to report it in the method and argue that it worked</w:t>
      </w:r>
    </w:p>
  </w:comment>
  <w:comment w:id="399" w:author="Tiziana" w:date="2014-10-30T22:35:00Z" w:initials="T">
    <w:p w:rsidR="00042E27" w:rsidRDefault="00042E27">
      <w:pPr>
        <w:pStyle w:val="CommentText"/>
      </w:pPr>
      <w:r>
        <w:t xml:space="preserve">?what do you mean? </w:t>
      </w:r>
      <w:r>
        <w:rPr>
          <w:rStyle w:val="CommentReference"/>
        </w:rPr>
        <w:annotationRef/>
      </w:r>
      <w:r>
        <w:t xml:space="preserve">How do you normalize? </w:t>
      </w:r>
      <w:proofErr w:type="spellStart"/>
      <w:r>
        <w:t>I m</w:t>
      </w:r>
      <w:proofErr w:type="spellEnd"/>
      <w:r>
        <w:t xml:space="preserve"> really not a big fan on these tweaks </w:t>
      </w:r>
      <w:proofErr w:type="spellStart"/>
      <w:r>
        <w:t>psychophysians</w:t>
      </w:r>
      <w:proofErr w:type="spellEnd"/>
      <w:r>
        <w:t xml:space="preserve"> use to accommodate their data. The ANOVA should take into account subjects variability with a subject factor, </w:t>
      </w:r>
      <w:proofErr w:type="spellStart"/>
      <w:r>
        <w:t>there s</w:t>
      </w:r>
      <w:proofErr w:type="spellEnd"/>
      <w:r>
        <w:t xml:space="preserve"> no need to do this manually.</w:t>
      </w:r>
    </w:p>
  </w:comment>
  <w:comment w:id="402" w:author="Tiziana" w:date="2014-10-30T22:35:00Z" w:initials="T">
    <w:p w:rsidR="00042E27" w:rsidRDefault="00042E27">
      <w:pPr>
        <w:pStyle w:val="CommentText"/>
      </w:pPr>
      <w:r>
        <w:rPr>
          <w:rStyle w:val="CommentReference"/>
        </w:rPr>
        <w:annotationRef/>
      </w:r>
      <w:r>
        <w:rPr>
          <w:rStyle w:val="CommentReference"/>
        </w:rPr>
        <w:t xml:space="preserve">This is wrong. No units, legend etc. </w:t>
      </w:r>
    </w:p>
  </w:comment>
  <w:comment w:id="407" w:author="Tiziana" w:date="2014-10-30T22:35:00Z" w:initials="T">
    <w:p w:rsidR="007B4313" w:rsidRDefault="007B4313">
      <w:pPr>
        <w:pStyle w:val="CommentText"/>
      </w:pPr>
      <w:r>
        <w:rPr>
          <w:rStyle w:val="CommentReference"/>
        </w:rPr>
        <w:annotationRef/>
      </w:r>
      <w:r>
        <w:t>In method</w:t>
      </w:r>
    </w:p>
  </w:comment>
  <w:comment w:id="413" w:author="Tiziana" w:date="2014-10-30T22:35:00Z" w:initials="T">
    <w:p w:rsidR="007B4313" w:rsidRDefault="007B4313">
      <w:pPr>
        <w:pStyle w:val="CommentText"/>
      </w:pPr>
      <w:r>
        <w:rPr>
          <w:rStyle w:val="CommentReference"/>
        </w:rPr>
        <w:annotationRef/>
      </w:r>
      <w:proofErr w:type="spellStart"/>
      <w:r>
        <w:t>Mmmh</w:t>
      </w:r>
      <w:proofErr w:type="spellEnd"/>
      <w:r>
        <w:t>, supplementary materials?</w:t>
      </w:r>
    </w:p>
    <w:p w:rsidR="007B4313" w:rsidRDefault="007B4313">
      <w:pPr>
        <w:pStyle w:val="CommentText"/>
      </w:pPr>
      <w:r>
        <w:t>Your baseline are not very clean?</w:t>
      </w:r>
    </w:p>
  </w:comment>
  <w:comment w:id="418" w:author="Tiziana" w:date="2014-10-30T22:35:00Z" w:initials="T">
    <w:p w:rsidR="007B4313" w:rsidRDefault="007B4313">
      <w:pPr>
        <w:pStyle w:val="CommentText"/>
      </w:pPr>
      <w:r>
        <w:rPr>
          <w:rStyle w:val="CommentReference"/>
        </w:rPr>
        <w:annotationRef/>
      </w:r>
      <w:r>
        <w:t>The visibility graph is false remember the email I had sent you</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C7DF9" w:rsidRDefault="000C7DF9" w:rsidP="00230647">
      <w:pPr>
        <w:spacing w:after="0" w:line="240" w:lineRule="auto"/>
      </w:pPr>
      <w:r>
        <w:separator/>
      </w:r>
    </w:p>
  </w:endnote>
  <w:endnote w:type="continuationSeparator" w:id="0">
    <w:p w:rsidR="000C7DF9" w:rsidRDefault="000C7DF9" w:rsidP="002306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C7DF9" w:rsidRDefault="000C7DF9" w:rsidP="00230647">
      <w:pPr>
        <w:spacing w:after="0" w:line="240" w:lineRule="auto"/>
      </w:pPr>
      <w:r>
        <w:separator/>
      </w:r>
    </w:p>
  </w:footnote>
  <w:footnote w:type="continuationSeparator" w:id="0">
    <w:p w:rsidR="000C7DF9" w:rsidRDefault="000C7DF9" w:rsidP="00230647">
      <w:pPr>
        <w:spacing w:after="0" w:line="240" w:lineRule="auto"/>
      </w:pPr>
      <w:r>
        <w:continuationSeparator/>
      </w:r>
    </w:p>
  </w:footnote>
  <w:footnote w:id="1">
    <w:p w:rsidR="00230647" w:rsidRPr="00B7292F" w:rsidDel="00042E27" w:rsidRDefault="00230647" w:rsidP="00230647">
      <w:pPr>
        <w:pStyle w:val="FootnoteText"/>
        <w:rPr>
          <w:del w:id="385" w:author="Tiziana" w:date="2014-10-29T09:59:00Z"/>
          <w:lang w:val="en-US"/>
        </w:rPr>
      </w:pPr>
      <w:del w:id="386" w:author="Tiziana" w:date="2014-10-29T09:59:00Z">
        <w:r w:rsidRPr="00B7292F" w:rsidDel="00042E27">
          <w:rPr>
            <w:rStyle w:val="FootnoteReference"/>
            <w:sz w:val="16"/>
          </w:rPr>
          <w:footnoteRef/>
        </w:r>
        <w:r w:rsidRPr="00B7292F" w:rsidDel="00042E27">
          <w:rPr>
            <w:sz w:val="16"/>
          </w:rPr>
          <w:delText xml:space="preserve"> </w:delText>
        </w:r>
        <w:r w:rsidRPr="00B7292F" w:rsidDel="00042E27">
          <w:rPr>
            <w:rFonts w:ascii="Times New Roman" w:hAnsi="Times New Roman" w:cs="Times New Roman"/>
            <w:szCs w:val="24"/>
          </w:rPr>
          <w:delText>It provides the separation between the means of the signal and the noise distributions, in units of the standard deviation of the noise distribution</w:delText>
        </w:r>
      </w:del>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D503D9"/>
    <w:multiLevelType w:val="hybridMultilevel"/>
    <w:tmpl w:val="89F6137A"/>
    <w:lvl w:ilvl="0" w:tplc="413E3B9E">
      <w:start w:val="1"/>
      <w:numFmt w:val="bullet"/>
      <w:lvlText w:val="-"/>
      <w:lvlJc w:val="left"/>
      <w:pPr>
        <w:ind w:left="1080" w:hanging="360"/>
      </w:pPr>
      <w:rPr>
        <w:rFonts w:ascii="Calibri" w:eastAsiaTheme="minorHAnsi" w:hAnsi="Calibri" w:cstheme="minorBid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
    <w:nsid w:val="15E51B97"/>
    <w:multiLevelType w:val="hybridMultilevel"/>
    <w:tmpl w:val="F04C484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nsid w:val="192F485E"/>
    <w:multiLevelType w:val="multilevel"/>
    <w:tmpl w:val="4060FAF0"/>
    <w:lvl w:ilvl="0">
      <w:start w:val="1"/>
      <w:numFmt w:val="decimal"/>
      <w:lvlText w:val="%1."/>
      <w:lvlJc w:val="left"/>
      <w:pPr>
        <w:ind w:left="720" w:hanging="360"/>
      </w:pPr>
      <w:rPr>
        <w:rFonts w:hint="default"/>
      </w:rPr>
    </w:lvl>
    <w:lvl w:ilvl="1">
      <w:start w:val="1"/>
      <w:numFmt w:val="decimal"/>
      <w:isLgl/>
      <w:lvlText w:val="%1.%2"/>
      <w:lvlJc w:val="left"/>
      <w:pPr>
        <w:ind w:left="1035" w:hanging="67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4D724648"/>
    <w:multiLevelType w:val="hybridMultilevel"/>
    <w:tmpl w:val="9DA2D4D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nsid w:val="709710BC"/>
    <w:multiLevelType w:val="hybridMultilevel"/>
    <w:tmpl w:val="040E09B8"/>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3"/>
  </w:num>
  <w:num w:numId="2">
    <w:abstractNumId w:val="2"/>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trackRevisions/>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0647"/>
    <w:rsid w:val="00002311"/>
    <w:rsid w:val="00037CEE"/>
    <w:rsid w:val="00042E27"/>
    <w:rsid w:val="000707E7"/>
    <w:rsid w:val="000A0079"/>
    <w:rsid w:val="000B0EFA"/>
    <w:rsid w:val="000B6438"/>
    <w:rsid w:val="000C468C"/>
    <w:rsid w:val="000C7DF9"/>
    <w:rsid w:val="000F2E83"/>
    <w:rsid w:val="00100E7F"/>
    <w:rsid w:val="001056DF"/>
    <w:rsid w:val="001109FE"/>
    <w:rsid w:val="00113E05"/>
    <w:rsid w:val="00126AB4"/>
    <w:rsid w:val="002027AE"/>
    <w:rsid w:val="00204DA1"/>
    <w:rsid w:val="00230647"/>
    <w:rsid w:val="00230F89"/>
    <w:rsid w:val="00262BFA"/>
    <w:rsid w:val="002B027A"/>
    <w:rsid w:val="002F5586"/>
    <w:rsid w:val="00316303"/>
    <w:rsid w:val="0034404F"/>
    <w:rsid w:val="0035052E"/>
    <w:rsid w:val="00355E5E"/>
    <w:rsid w:val="00395B95"/>
    <w:rsid w:val="003B209C"/>
    <w:rsid w:val="0043187B"/>
    <w:rsid w:val="004432EB"/>
    <w:rsid w:val="004467B8"/>
    <w:rsid w:val="0045574F"/>
    <w:rsid w:val="00487013"/>
    <w:rsid w:val="004A396E"/>
    <w:rsid w:val="004E2DE5"/>
    <w:rsid w:val="00502748"/>
    <w:rsid w:val="005141AF"/>
    <w:rsid w:val="00590650"/>
    <w:rsid w:val="005B53E7"/>
    <w:rsid w:val="005E1D74"/>
    <w:rsid w:val="0061232E"/>
    <w:rsid w:val="006516B5"/>
    <w:rsid w:val="00695F3B"/>
    <w:rsid w:val="006C278C"/>
    <w:rsid w:val="006C4FC1"/>
    <w:rsid w:val="006C5F8A"/>
    <w:rsid w:val="006C6ED6"/>
    <w:rsid w:val="006C7A59"/>
    <w:rsid w:val="006E05ED"/>
    <w:rsid w:val="00756162"/>
    <w:rsid w:val="007744BC"/>
    <w:rsid w:val="00776004"/>
    <w:rsid w:val="007A1954"/>
    <w:rsid w:val="007A31F7"/>
    <w:rsid w:val="007B4313"/>
    <w:rsid w:val="007C4A3F"/>
    <w:rsid w:val="007E05F9"/>
    <w:rsid w:val="007F24DB"/>
    <w:rsid w:val="007F2B19"/>
    <w:rsid w:val="008333C4"/>
    <w:rsid w:val="00842F05"/>
    <w:rsid w:val="00896E12"/>
    <w:rsid w:val="008B7980"/>
    <w:rsid w:val="008C059E"/>
    <w:rsid w:val="008C6701"/>
    <w:rsid w:val="008C74F8"/>
    <w:rsid w:val="00934255"/>
    <w:rsid w:val="009D27EF"/>
    <w:rsid w:val="00A6161E"/>
    <w:rsid w:val="00A669FA"/>
    <w:rsid w:val="00A70255"/>
    <w:rsid w:val="00AF0479"/>
    <w:rsid w:val="00B074A7"/>
    <w:rsid w:val="00B4063C"/>
    <w:rsid w:val="00B9607D"/>
    <w:rsid w:val="00BA3800"/>
    <w:rsid w:val="00BC3F16"/>
    <w:rsid w:val="00BF4EB9"/>
    <w:rsid w:val="00C50459"/>
    <w:rsid w:val="00C81291"/>
    <w:rsid w:val="00C83150"/>
    <w:rsid w:val="00CA0515"/>
    <w:rsid w:val="00CB0805"/>
    <w:rsid w:val="00CC71CD"/>
    <w:rsid w:val="00CE409C"/>
    <w:rsid w:val="00CE6F50"/>
    <w:rsid w:val="00D03070"/>
    <w:rsid w:val="00D071B1"/>
    <w:rsid w:val="00D25584"/>
    <w:rsid w:val="00D54FBE"/>
    <w:rsid w:val="00D62BBD"/>
    <w:rsid w:val="00D8473C"/>
    <w:rsid w:val="00DC685B"/>
    <w:rsid w:val="00DD697E"/>
    <w:rsid w:val="00DE297D"/>
    <w:rsid w:val="00E01112"/>
    <w:rsid w:val="00E10856"/>
    <w:rsid w:val="00E2250B"/>
    <w:rsid w:val="00E27FF9"/>
    <w:rsid w:val="00E31D36"/>
    <w:rsid w:val="00E63F9B"/>
    <w:rsid w:val="00E87966"/>
    <w:rsid w:val="00E92C6D"/>
    <w:rsid w:val="00ED6FF1"/>
    <w:rsid w:val="00EF69E2"/>
    <w:rsid w:val="00EF6D42"/>
    <w:rsid w:val="00F13AB7"/>
    <w:rsid w:val="00F24F24"/>
    <w:rsid w:val="00F319C0"/>
    <w:rsid w:val="00F95444"/>
    <w:rsid w:val="00FA7606"/>
    <w:rsid w:val="00FD17E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0647"/>
    <w:rPr>
      <w:lang w:val="en-GB"/>
    </w:rPr>
  </w:style>
  <w:style w:type="paragraph" w:styleId="Heading1">
    <w:name w:val="heading 1"/>
    <w:basedOn w:val="Normal"/>
    <w:next w:val="Normal"/>
    <w:link w:val="Heading1Char"/>
    <w:uiPriority w:val="9"/>
    <w:qFormat/>
    <w:rsid w:val="0023064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3064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3064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23064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0647"/>
    <w:rPr>
      <w:rFonts w:asciiTheme="majorHAnsi" w:eastAsiaTheme="majorEastAsia" w:hAnsiTheme="majorHAnsi" w:cstheme="majorBidi"/>
      <w:b/>
      <w:bCs/>
      <w:color w:val="365F91" w:themeColor="accent1" w:themeShade="BF"/>
      <w:sz w:val="28"/>
      <w:szCs w:val="28"/>
      <w:lang w:val="en-GB"/>
    </w:rPr>
  </w:style>
  <w:style w:type="character" w:customStyle="1" w:styleId="Heading2Char">
    <w:name w:val="Heading 2 Char"/>
    <w:basedOn w:val="DefaultParagraphFont"/>
    <w:link w:val="Heading2"/>
    <w:uiPriority w:val="9"/>
    <w:rsid w:val="00230647"/>
    <w:rPr>
      <w:rFonts w:asciiTheme="majorHAnsi" w:eastAsiaTheme="majorEastAsia" w:hAnsiTheme="majorHAnsi" w:cstheme="majorBidi"/>
      <w:b/>
      <w:bCs/>
      <w:color w:val="4F81BD" w:themeColor="accent1"/>
      <w:sz w:val="26"/>
      <w:szCs w:val="26"/>
      <w:lang w:val="en-GB"/>
    </w:rPr>
  </w:style>
  <w:style w:type="character" w:customStyle="1" w:styleId="Heading3Char">
    <w:name w:val="Heading 3 Char"/>
    <w:basedOn w:val="DefaultParagraphFont"/>
    <w:link w:val="Heading3"/>
    <w:uiPriority w:val="9"/>
    <w:rsid w:val="00230647"/>
    <w:rPr>
      <w:rFonts w:asciiTheme="majorHAnsi" w:eastAsiaTheme="majorEastAsia" w:hAnsiTheme="majorHAnsi" w:cstheme="majorBidi"/>
      <w:b/>
      <w:bCs/>
      <w:color w:val="4F81BD" w:themeColor="accent1"/>
      <w:lang w:val="en-GB"/>
    </w:rPr>
  </w:style>
  <w:style w:type="character" w:customStyle="1" w:styleId="Heading4Char">
    <w:name w:val="Heading 4 Char"/>
    <w:basedOn w:val="DefaultParagraphFont"/>
    <w:link w:val="Heading4"/>
    <w:uiPriority w:val="9"/>
    <w:semiHidden/>
    <w:rsid w:val="00230647"/>
    <w:rPr>
      <w:rFonts w:asciiTheme="majorHAnsi" w:eastAsiaTheme="majorEastAsia" w:hAnsiTheme="majorHAnsi" w:cstheme="majorBidi"/>
      <w:b/>
      <w:bCs/>
      <w:i/>
      <w:iCs/>
      <w:color w:val="4F81BD" w:themeColor="accent1"/>
      <w:lang w:val="en-GB"/>
    </w:rPr>
  </w:style>
  <w:style w:type="paragraph" w:styleId="ListParagraph">
    <w:name w:val="List Paragraph"/>
    <w:basedOn w:val="Normal"/>
    <w:uiPriority w:val="34"/>
    <w:qFormat/>
    <w:rsid w:val="00230647"/>
    <w:pPr>
      <w:ind w:left="720"/>
      <w:contextualSpacing/>
    </w:pPr>
  </w:style>
  <w:style w:type="paragraph" w:styleId="FootnoteText">
    <w:name w:val="footnote text"/>
    <w:basedOn w:val="Normal"/>
    <w:link w:val="FootnoteTextChar"/>
    <w:uiPriority w:val="99"/>
    <w:semiHidden/>
    <w:unhideWhenUsed/>
    <w:rsid w:val="002306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30647"/>
    <w:rPr>
      <w:sz w:val="20"/>
      <w:szCs w:val="20"/>
      <w:lang w:val="en-GB"/>
    </w:rPr>
  </w:style>
  <w:style w:type="character" w:styleId="FootnoteReference">
    <w:name w:val="footnote reference"/>
    <w:basedOn w:val="DefaultParagraphFont"/>
    <w:uiPriority w:val="99"/>
    <w:semiHidden/>
    <w:unhideWhenUsed/>
    <w:rsid w:val="00230647"/>
    <w:rPr>
      <w:vertAlign w:val="superscript"/>
    </w:rPr>
  </w:style>
  <w:style w:type="paragraph" w:styleId="BalloonText">
    <w:name w:val="Balloon Text"/>
    <w:basedOn w:val="Normal"/>
    <w:link w:val="BalloonTextChar"/>
    <w:uiPriority w:val="99"/>
    <w:semiHidden/>
    <w:unhideWhenUsed/>
    <w:rsid w:val="008C67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6701"/>
    <w:rPr>
      <w:rFonts w:ascii="Tahoma" w:hAnsi="Tahoma" w:cs="Tahoma"/>
      <w:sz w:val="16"/>
      <w:szCs w:val="16"/>
      <w:lang w:val="en-GB"/>
    </w:rPr>
  </w:style>
  <w:style w:type="character" w:styleId="CommentReference">
    <w:name w:val="annotation reference"/>
    <w:basedOn w:val="DefaultParagraphFont"/>
    <w:uiPriority w:val="99"/>
    <w:semiHidden/>
    <w:unhideWhenUsed/>
    <w:rsid w:val="0045574F"/>
    <w:rPr>
      <w:sz w:val="16"/>
      <w:szCs w:val="16"/>
    </w:rPr>
  </w:style>
  <w:style w:type="paragraph" w:styleId="CommentText">
    <w:name w:val="annotation text"/>
    <w:basedOn w:val="Normal"/>
    <w:link w:val="CommentTextChar"/>
    <w:uiPriority w:val="99"/>
    <w:semiHidden/>
    <w:unhideWhenUsed/>
    <w:rsid w:val="0045574F"/>
    <w:pPr>
      <w:spacing w:line="240" w:lineRule="auto"/>
    </w:pPr>
    <w:rPr>
      <w:sz w:val="20"/>
      <w:szCs w:val="20"/>
    </w:rPr>
  </w:style>
  <w:style w:type="character" w:customStyle="1" w:styleId="CommentTextChar">
    <w:name w:val="Comment Text Char"/>
    <w:basedOn w:val="DefaultParagraphFont"/>
    <w:link w:val="CommentText"/>
    <w:uiPriority w:val="99"/>
    <w:semiHidden/>
    <w:rsid w:val="0045574F"/>
    <w:rPr>
      <w:sz w:val="20"/>
      <w:szCs w:val="20"/>
      <w:lang w:val="en-GB"/>
    </w:rPr>
  </w:style>
  <w:style w:type="paragraph" w:styleId="CommentSubject">
    <w:name w:val="annotation subject"/>
    <w:basedOn w:val="CommentText"/>
    <w:next w:val="CommentText"/>
    <w:link w:val="CommentSubjectChar"/>
    <w:uiPriority w:val="99"/>
    <w:semiHidden/>
    <w:unhideWhenUsed/>
    <w:rsid w:val="0045574F"/>
    <w:rPr>
      <w:b/>
      <w:bCs/>
    </w:rPr>
  </w:style>
  <w:style w:type="character" w:customStyle="1" w:styleId="CommentSubjectChar">
    <w:name w:val="Comment Subject Char"/>
    <w:basedOn w:val="CommentTextChar"/>
    <w:link w:val="CommentSubject"/>
    <w:uiPriority w:val="99"/>
    <w:semiHidden/>
    <w:rsid w:val="0045574F"/>
    <w:rPr>
      <w:b/>
      <w:bCs/>
      <w:sz w:val="20"/>
      <w:szCs w:val="20"/>
      <w:lang w:val="en-GB"/>
    </w:rPr>
  </w:style>
  <w:style w:type="paragraph" w:styleId="Revision">
    <w:name w:val="Revision"/>
    <w:hidden/>
    <w:uiPriority w:val="99"/>
    <w:semiHidden/>
    <w:rsid w:val="007F2B19"/>
    <w:pPr>
      <w:spacing w:after="0" w:line="240" w:lineRule="auto"/>
    </w:pPr>
    <w:rPr>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0647"/>
    <w:rPr>
      <w:lang w:val="en-GB"/>
    </w:rPr>
  </w:style>
  <w:style w:type="paragraph" w:styleId="Heading1">
    <w:name w:val="heading 1"/>
    <w:basedOn w:val="Normal"/>
    <w:next w:val="Normal"/>
    <w:link w:val="Heading1Char"/>
    <w:uiPriority w:val="9"/>
    <w:qFormat/>
    <w:rsid w:val="0023064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3064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3064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23064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0647"/>
    <w:rPr>
      <w:rFonts w:asciiTheme="majorHAnsi" w:eastAsiaTheme="majorEastAsia" w:hAnsiTheme="majorHAnsi" w:cstheme="majorBidi"/>
      <w:b/>
      <w:bCs/>
      <w:color w:val="365F91" w:themeColor="accent1" w:themeShade="BF"/>
      <w:sz w:val="28"/>
      <w:szCs w:val="28"/>
      <w:lang w:val="en-GB"/>
    </w:rPr>
  </w:style>
  <w:style w:type="character" w:customStyle="1" w:styleId="Heading2Char">
    <w:name w:val="Heading 2 Char"/>
    <w:basedOn w:val="DefaultParagraphFont"/>
    <w:link w:val="Heading2"/>
    <w:uiPriority w:val="9"/>
    <w:rsid w:val="00230647"/>
    <w:rPr>
      <w:rFonts w:asciiTheme="majorHAnsi" w:eastAsiaTheme="majorEastAsia" w:hAnsiTheme="majorHAnsi" w:cstheme="majorBidi"/>
      <w:b/>
      <w:bCs/>
      <w:color w:val="4F81BD" w:themeColor="accent1"/>
      <w:sz w:val="26"/>
      <w:szCs w:val="26"/>
      <w:lang w:val="en-GB"/>
    </w:rPr>
  </w:style>
  <w:style w:type="character" w:customStyle="1" w:styleId="Heading3Char">
    <w:name w:val="Heading 3 Char"/>
    <w:basedOn w:val="DefaultParagraphFont"/>
    <w:link w:val="Heading3"/>
    <w:uiPriority w:val="9"/>
    <w:rsid w:val="00230647"/>
    <w:rPr>
      <w:rFonts w:asciiTheme="majorHAnsi" w:eastAsiaTheme="majorEastAsia" w:hAnsiTheme="majorHAnsi" w:cstheme="majorBidi"/>
      <w:b/>
      <w:bCs/>
      <w:color w:val="4F81BD" w:themeColor="accent1"/>
      <w:lang w:val="en-GB"/>
    </w:rPr>
  </w:style>
  <w:style w:type="character" w:customStyle="1" w:styleId="Heading4Char">
    <w:name w:val="Heading 4 Char"/>
    <w:basedOn w:val="DefaultParagraphFont"/>
    <w:link w:val="Heading4"/>
    <w:uiPriority w:val="9"/>
    <w:semiHidden/>
    <w:rsid w:val="00230647"/>
    <w:rPr>
      <w:rFonts w:asciiTheme="majorHAnsi" w:eastAsiaTheme="majorEastAsia" w:hAnsiTheme="majorHAnsi" w:cstheme="majorBidi"/>
      <w:b/>
      <w:bCs/>
      <w:i/>
      <w:iCs/>
      <w:color w:val="4F81BD" w:themeColor="accent1"/>
      <w:lang w:val="en-GB"/>
    </w:rPr>
  </w:style>
  <w:style w:type="paragraph" w:styleId="ListParagraph">
    <w:name w:val="List Paragraph"/>
    <w:basedOn w:val="Normal"/>
    <w:uiPriority w:val="34"/>
    <w:qFormat/>
    <w:rsid w:val="00230647"/>
    <w:pPr>
      <w:ind w:left="720"/>
      <w:contextualSpacing/>
    </w:pPr>
  </w:style>
  <w:style w:type="paragraph" w:styleId="FootnoteText">
    <w:name w:val="footnote text"/>
    <w:basedOn w:val="Normal"/>
    <w:link w:val="FootnoteTextChar"/>
    <w:uiPriority w:val="99"/>
    <w:semiHidden/>
    <w:unhideWhenUsed/>
    <w:rsid w:val="002306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30647"/>
    <w:rPr>
      <w:sz w:val="20"/>
      <w:szCs w:val="20"/>
      <w:lang w:val="en-GB"/>
    </w:rPr>
  </w:style>
  <w:style w:type="character" w:styleId="FootnoteReference">
    <w:name w:val="footnote reference"/>
    <w:basedOn w:val="DefaultParagraphFont"/>
    <w:uiPriority w:val="99"/>
    <w:semiHidden/>
    <w:unhideWhenUsed/>
    <w:rsid w:val="00230647"/>
    <w:rPr>
      <w:vertAlign w:val="superscript"/>
    </w:rPr>
  </w:style>
  <w:style w:type="paragraph" w:styleId="BalloonText">
    <w:name w:val="Balloon Text"/>
    <w:basedOn w:val="Normal"/>
    <w:link w:val="BalloonTextChar"/>
    <w:uiPriority w:val="99"/>
    <w:semiHidden/>
    <w:unhideWhenUsed/>
    <w:rsid w:val="008C67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6701"/>
    <w:rPr>
      <w:rFonts w:ascii="Tahoma" w:hAnsi="Tahoma" w:cs="Tahoma"/>
      <w:sz w:val="16"/>
      <w:szCs w:val="16"/>
      <w:lang w:val="en-GB"/>
    </w:rPr>
  </w:style>
  <w:style w:type="character" w:styleId="CommentReference">
    <w:name w:val="annotation reference"/>
    <w:basedOn w:val="DefaultParagraphFont"/>
    <w:uiPriority w:val="99"/>
    <w:semiHidden/>
    <w:unhideWhenUsed/>
    <w:rsid w:val="0045574F"/>
    <w:rPr>
      <w:sz w:val="16"/>
      <w:szCs w:val="16"/>
    </w:rPr>
  </w:style>
  <w:style w:type="paragraph" w:styleId="CommentText">
    <w:name w:val="annotation text"/>
    <w:basedOn w:val="Normal"/>
    <w:link w:val="CommentTextChar"/>
    <w:uiPriority w:val="99"/>
    <w:semiHidden/>
    <w:unhideWhenUsed/>
    <w:rsid w:val="0045574F"/>
    <w:pPr>
      <w:spacing w:line="240" w:lineRule="auto"/>
    </w:pPr>
    <w:rPr>
      <w:sz w:val="20"/>
      <w:szCs w:val="20"/>
    </w:rPr>
  </w:style>
  <w:style w:type="character" w:customStyle="1" w:styleId="CommentTextChar">
    <w:name w:val="Comment Text Char"/>
    <w:basedOn w:val="DefaultParagraphFont"/>
    <w:link w:val="CommentText"/>
    <w:uiPriority w:val="99"/>
    <w:semiHidden/>
    <w:rsid w:val="0045574F"/>
    <w:rPr>
      <w:sz w:val="20"/>
      <w:szCs w:val="20"/>
      <w:lang w:val="en-GB"/>
    </w:rPr>
  </w:style>
  <w:style w:type="paragraph" w:styleId="CommentSubject">
    <w:name w:val="annotation subject"/>
    <w:basedOn w:val="CommentText"/>
    <w:next w:val="CommentText"/>
    <w:link w:val="CommentSubjectChar"/>
    <w:uiPriority w:val="99"/>
    <w:semiHidden/>
    <w:unhideWhenUsed/>
    <w:rsid w:val="0045574F"/>
    <w:rPr>
      <w:b/>
      <w:bCs/>
    </w:rPr>
  </w:style>
  <w:style w:type="character" w:customStyle="1" w:styleId="CommentSubjectChar">
    <w:name w:val="Comment Subject Char"/>
    <w:basedOn w:val="CommentTextChar"/>
    <w:link w:val="CommentSubject"/>
    <w:uiPriority w:val="99"/>
    <w:semiHidden/>
    <w:rsid w:val="0045574F"/>
    <w:rPr>
      <w:b/>
      <w:bCs/>
      <w:sz w:val="20"/>
      <w:szCs w:val="20"/>
      <w:lang w:val="en-GB"/>
    </w:rPr>
  </w:style>
  <w:style w:type="paragraph" w:styleId="Revision">
    <w:name w:val="Revision"/>
    <w:hidden/>
    <w:uiPriority w:val="99"/>
    <w:semiHidden/>
    <w:rsid w:val="007F2B19"/>
    <w:pPr>
      <w:spacing w:after="0" w:line="240" w:lineRule="auto"/>
    </w:pPr>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3" Type="http://schemas.microsoft.com/office/2007/relationships/stylesWithEffects" Target="stylesWithEffects.xm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2182</TotalTime>
  <Pages>20</Pages>
  <Words>5291</Words>
  <Characters>30164</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35385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Niccolo</dc:creator>
  <cp:lastModifiedBy>Tiziana</cp:lastModifiedBy>
  <cp:revision>3</cp:revision>
  <dcterms:created xsi:type="dcterms:W3CDTF">2014-10-29T07:24:00Z</dcterms:created>
  <dcterms:modified xsi:type="dcterms:W3CDTF">2014-10-30T21:35:00Z</dcterms:modified>
</cp:coreProperties>
</file>